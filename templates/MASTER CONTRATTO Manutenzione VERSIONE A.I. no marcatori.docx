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0B8B" w14:textId="670578F4" w:rsidR="00704256" w:rsidRDefault="007C6D70" w:rsidP="007C6D70">
      <w:pPr>
        <w:pStyle w:val="Corpodeltesto3"/>
        <w:spacing w:line="288" w:lineRule="auto"/>
        <w:jc w:val="center"/>
        <w:rPr>
          <w:b/>
          <w:sz w:val="24"/>
          <w:szCs w:val="24"/>
          <w:lang w:val="it-IT"/>
        </w:rPr>
      </w:pPr>
      <w:r w:rsidRPr="00394195">
        <w:rPr>
          <w:b/>
          <w:sz w:val="24"/>
          <w:szCs w:val="24"/>
          <w:lang w:val="it-IT"/>
        </w:rPr>
        <w:t>C</w:t>
      </w:r>
      <w:r w:rsidRPr="00394195">
        <w:rPr>
          <w:b/>
          <w:sz w:val="24"/>
          <w:szCs w:val="24"/>
        </w:rPr>
        <w:t>ONTRATTO DI APPALTO PER LA CONDUZIONE E MANUTENZIONE D</w:t>
      </w:r>
      <w:r w:rsidRPr="00394195">
        <w:rPr>
          <w:b/>
          <w:sz w:val="24"/>
          <w:szCs w:val="24"/>
          <w:lang w:val="it-IT"/>
        </w:rPr>
        <w:t xml:space="preserve">I </w:t>
      </w:r>
      <w:r w:rsidRPr="00E06955">
        <w:rPr>
          <w:b/>
          <w:sz w:val="24"/>
          <w:szCs w:val="24"/>
          <w:highlight w:val="yellow"/>
          <w:lang w:val="it-IT"/>
          <w:rPrChange w:id="0" w:author="Davide Milizia" w:date="2026-10-14T18:12:00Z" w16du:dateUtc="2026-10-14T16:12:00Z">
            <w:rPr>
              <w:b/>
              <w:sz w:val="24"/>
              <w:szCs w:val="24"/>
              <w:lang w:val="it-IT"/>
            </w:rPr>
          </w:rPrChange>
        </w:rPr>
        <w:t>IMPIANTI</w:t>
      </w:r>
      <w:r w:rsidR="001212D7" w:rsidRPr="00E06955">
        <w:rPr>
          <w:b/>
          <w:sz w:val="24"/>
          <w:szCs w:val="24"/>
          <w:highlight w:val="yellow"/>
          <w:lang w:val="it-IT"/>
          <w:rPrChange w:id="1" w:author="Davide Milizia" w:date="2026-10-14T18:12:00Z" w16du:dateUtc="2026-10-14T16:12:00Z">
            <w:rPr>
              <w:b/>
              <w:sz w:val="24"/>
              <w:szCs w:val="24"/>
              <w:lang w:val="it-IT"/>
            </w:rPr>
          </w:rPrChange>
        </w:rPr>
        <w:t xml:space="preserve">  MECCANICI, DI CONDIZIONAMENTO, ESTRAZIONE ARIA, IMPIANTI ELETTRICI, DI SICUREZZA, IMPIANTI SPECIALI, E IMPIANTO IDRICO SANITARIO</w:t>
      </w:r>
      <w:ins w:id="2" w:author="Davide Milizia" w:date="2026-10-14T18:11:00Z" w16du:dateUtc="2026-10-14T16:11:00Z">
        <w:r w:rsidR="00E06955" w:rsidRPr="00E06955">
          <w:rPr>
            <w:b/>
            <w:sz w:val="24"/>
            <w:szCs w:val="24"/>
            <w:highlight w:val="yellow"/>
            <w:lang w:val="it-IT"/>
            <w:rPrChange w:id="3" w:author="Davide Milizia" w:date="2026-10-14T18:12:00Z" w16du:dateUtc="2026-10-14T16:12:00Z">
              <w:rPr>
                <w:b/>
                <w:sz w:val="24"/>
                <w:szCs w:val="24"/>
                <w:lang w:val="it-IT"/>
              </w:rPr>
            </w:rPrChange>
          </w:rPr>
          <w:t>}</w:t>
        </w:r>
      </w:ins>
    </w:p>
    <w:p w14:paraId="4F87A2B2" w14:textId="699C9883" w:rsidR="007B3138" w:rsidRPr="007B3138" w:rsidRDefault="007B3138" w:rsidP="007B3138">
      <w:pPr>
        <w:pStyle w:val="Corpodeltesto3"/>
        <w:spacing w:line="288" w:lineRule="auto"/>
        <w:rPr>
          <w:sz w:val="24"/>
          <w:szCs w:val="24"/>
          <w:lang w:val="it-IT"/>
        </w:rPr>
      </w:pPr>
      <w:r>
        <w:rPr>
          <w:sz w:val="24"/>
          <w:szCs w:val="24"/>
          <w:lang w:val="it-IT"/>
        </w:rPr>
        <w:t xml:space="preserve">Sottoscritto in data </w:t>
      </w:r>
      <w:ins w:id="4" w:author="Davide Milizia" w:date="2026-10-14T18:20:00Z" w16du:dateUtc="2026-10-14T16:20:00Z">
        <w:r w:rsidR="009C2E4E" w:rsidRPr="009C2E4E" w:rsidDel="009C2E4E">
          <w:rPr>
            <w:sz w:val="24"/>
            <w:szCs w:val="24"/>
            <w:highlight w:val="yellow"/>
            <w:lang w:val="it-IT"/>
          </w:rPr>
          <w:t xml:space="preserve"> </w:t>
        </w:r>
      </w:ins>
      <w:ins w:id="5" w:author="TSC Legal" w:date="2025-11-03T12:42:00Z" w16du:dateUtc="2025-11-03T11:42:00Z">
        <w:del w:id="6" w:author="Davide Milizia" w:date="2026-10-14T18:20:00Z" w16du:dateUtc="2026-10-14T16:20:00Z">
          <w:r w:rsidR="00AB04FC" w:rsidRPr="009C2E4E" w:rsidDel="009C2E4E">
            <w:rPr>
              <w:bCs/>
              <w:sz w:val="24"/>
              <w:szCs w:val="24"/>
              <w:highlight w:val="yellow"/>
              <w:lang w:val="it-IT" w:eastAsia="it-IT"/>
            </w:rPr>
            <w:delText>[</w:delText>
          </w:r>
        </w:del>
        <w:r w:rsidR="00AB04FC" w:rsidRPr="009C2E4E">
          <w:rPr>
            <w:bCs/>
            <w:sz w:val="24"/>
            <w:szCs w:val="24"/>
            <w:highlight w:val="yellow"/>
            <w:lang w:val="it-IT" w:eastAsia="it-IT"/>
          </w:rPr>
          <w:t>●</w:t>
        </w:r>
        <w:del w:id="7" w:author="Davide Milizia" w:date="2026-10-14T18:20:00Z" w16du:dateUtc="2026-10-14T16:20:00Z">
          <w:r w:rsidR="00AB04FC" w:rsidRPr="009C2E4E" w:rsidDel="009C2E4E">
            <w:rPr>
              <w:bCs/>
              <w:sz w:val="24"/>
              <w:szCs w:val="24"/>
              <w:highlight w:val="yellow"/>
              <w:lang w:val="it-IT" w:eastAsia="it-IT"/>
            </w:rPr>
            <w:delText>]</w:delText>
          </w:r>
        </w:del>
        <w:r w:rsidR="00AB04FC" w:rsidRPr="009C2E4E">
          <w:rPr>
            <w:bCs/>
            <w:sz w:val="24"/>
            <w:szCs w:val="24"/>
            <w:highlight w:val="yellow"/>
            <w:lang w:val="it-IT" w:eastAsia="it-IT"/>
          </w:rPr>
          <w:t xml:space="preserve"> </w:t>
        </w:r>
      </w:ins>
      <w:del w:id="8" w:author="TSC Legal" w:date="2025-11-03T12:42:00Z" w16du:dateUtc="2025-11-03T11:42:00Z">
        <w:r w:rsidR="001212D7" w:rsidRPr="008E0244" w:rsidDel="00AB04FC">
          <w:rPr>
            <w:bCs/>
            <w:sz w:val="24"/>
            <w:szCs w:val="24"/>
            <w:highlight w:val="yellow"/>
            <w:lang w:val="it-IT"/>
          </w:rPr>
          <w:delText>02/01/2023</w:delText>
        </w:r>
        <w:r w:rsidDel="00AB04FC">
          <w:rPr>
            <w:bCs/>
            <w:sz w:val="24"/>
            <w:szCs w:val="24"/>
            <w:lang w:val="it-IT"/>
          </w:rPr>
          <w:delText xml:space="preserve"> </w:delText>
        </w:r>
      </w:del>
    </w:p>
    <w:p w14:paraId="21796048" w14:textId="77777777" w:rsidR="00704256" w:rsidRPr="00394195" w:rsidRDefault="00704256" w:rsidP="00394195">
      <w:pPr>
        <w:spacing w:after="120" w:line="312" w:lineRule="auto"/>
        <w:contextualSpacing/>
        <w:jc w:val="center"/>
        <w:rPr>
          <w:b/>
        </w:rPr>
      </w:pPr>
      <w:r w:rsidRPr="00394195">
        <w:rPr>
          <w:b/>
        </w:rPr>
        <w:t>TRA</w:t>
      </w:r>
    </w:p>
    <w:p w14:paraId="486F66EC" w14:textId="10DB0A11" w:rsidR="00704256" w:rsidRPr="00394195" w:rsidRDefault="00704256" w:rsidP="00117C49">
      <w:pPr>
        <w:spacing w:after="120" w:line="312" w:lineRule="auto"/>
        <w:contextualSpacing/>
        <w:jc w:val="both"/>
        <w:rPr>
          <w:b/>
        </w:rPr>
      </w:pPr>
      <w:r w:rsidRPr="00394195">
        <w:rPr>
          <w:b/>
        </w:rPr>
        <w:t>The Space Cinema 1 S.p.A.</w:t>
      </w:r>
      <w:r w:rsidRPr="00394195">
        <w:t xml:space="preserve">, </w:t>
      </w:r>
      <w:ins w:id="9" w:author="TSC Legal" w:date="2025-11-03T12:42:00Z" w16du:dateUtc="2025-11-03T11:42:00Z">
        <w:r w:rsidR="00AB04FC" w:rsidRPr="00AB04FC">
          <w:t>di unico Socio, soggetta all’Attività di Direzione e Coordinamento di Vue Entertainment Limited, con sede in 3rd Floor, One Ariel Way, Westfield, Londra, W12 7SL, iscritta al Registro della Camera di Commercio del Regno Unito al numero 4699504,</w:t>
        </w:r>
        <w:r w:rsidR="00AB04FC">
          <w:t xml:space="preserve"> </w:t>
        </w:r>
      </w:ins>
      <w:r w:rsidRPr="00394195">
        <w:t xml:space="preserve">con sede legale in </w:t>
      </w:r>
      <w:r w:rsidR="00B302CC" w:rsidRPr="00394195">
        <w:t>Roma</w:t>
      </w:r>
      <w:r w:rsidRPr="00394195">
        <w:t xml:space="preserve">, </w:t>
      </w:r>
      <w:r w:rsidR="00B302CC" w:rsidRPr="00394195">
        <w:t>Piazza Augusto Imperatore</w:t>
      </w:r>
      <w:r w:rsidRPr="00394195">
        <w:t xml:space="preserve"> n.</w:t>
      </w:r>
      <w:r w:rsidR="00B302CC" w:rsidRPr="00394195">
        <w:t xml:space="preserve"> 3</w:t>
      </w:r>
      <w:r w:rsidRPr="00394195">
        <w:t xml:space="preserve">, capitale sociale </w:t>
      </w:r>
      <w:r w:rsidR="00B302CC" w:rsidRPr="00394195">
        <w:t>Euro</w:t>
      </w:r>
      <w:r w:rsidRPr="00394195">
        <w:t xml:space="preserve"> </w:t>
      </w:r>
      <w:r w:rsidR="001A24BB">
        <w:t>11.830.687</w:t>
      </w:r>
      <w:r w:rsidRPr="00394195">
        <w:t>,00 i.v., Iscrizione Registro Imprese di Padova - P.IVA e C.F</w:t>
      </w:r>
      <w:r w:rsidR="00B302CC" w:rsidRPr="00394195">
        <w:t xml:space="preserve"> n. 01669640565, Numero Iscrizione Rea RM 994177</w:t>
      </w:r>
      <w:r w:rsidRPr="00394195">
        <w:t>, in persona del Dott. Donato Cupertino, domiciliato per la carica presso la sede della predetta società, nella sua qualità di consigliere di amministrazione munito dei necessari poteri (di seguito denominata il “</w:t>
      </w:r>
      <w:r w:rsidRPr="00394195">
        <w:rPr>
          <w:b/>
        </w:rPr>
        <w:t>Committente</w:t>
      </w:r>
      <w:r w:rsidRPr="00394195">
        <w:t>” o “</w:t>
      </w:r>
      <w:r w:rsidRPr="00394195">
        <w:rPr>
          <w:b/>
        </w:rPr>
        <w:t>The Space</w:t>
      </w:r>
      <w:r w:rsidRPr="00394195">
        <w:t xml:space="preserve">”) </w:t>
      </w:r>
    </w:p>
    <w:p w14:paraId="74CC517C" w14:textId="77777777" w:rsidR="00704256" w:rsidRPr="00394195" w:rsidRDefault="00704256" w:rsidP="00394195">
      <w:pPr>
        <w:spacing w:after="120" w:line="312" w:lineRule="auto"/>
        <w:contextualSpacing/>
        <w:jc w:val="center"/>
        <w:rPr>
          <w:b/>
        </w:rPr>
      </w:pPr>
      <w:r w:rsidRPr="00394195">
        <w:rPr>
          <w:b/>
        </w:rPr>
        <w:t>E</w:t>
      </w:r>
    </w:p>
    <w:p w14:paraId="5D5EF583" w14:textId="77777777" w:rsidR="00704256" w:rsidRPr="00394195" w:rsidRDefault="00704256" w:rsidP="00704256">
      <w:pPr>
        <w:spacing w:after="120" w:line="288" w:lineRule="auto"/>
        <w:jc w:val="both"/>
      </w:pPr>
    </w:p>
    <w:p w14:paraId="1EFD78FC" w14:textId="54680A7C" w:rsidR="001212D7" w:rsidRDefault="00704256" w:rsidP="00117C49">
      <w:pPr>
        <w:spacing w:after="120" w:line="288" w:lineRule="auto"/>
        <w:jc w:val="both"/>
      </w:pPr>
      <w:del w:id="10" w:author="Marisa Scollo" w:date="2023-11-08T15:13:00Z">
        <w:r w:rsidRPr="00E06955" w:rsidDel="00F94398">
          <w:rPr>
            <w:b/>
            <w:highlight w:val="yellow"/>
            <w:rPrChange w:id="11" w:author="Davide Milizia" w:date="2026-10-14T18:12:00Z" w16du:dateUtc="2026-10-14T16:12:00Z">
              <w:rPr>
                <w:b/>
              </w:rPr>
            </w:rPrChange>
          </w:rPr>
          <w:delText>[●]</w:delText>
        </w:r>
        <w:r w:rsidRPr="00E06955" w:rsidDel="00F94398">
          <w:rPr>
            <w:b/>
            <w:highlight w:val="yellow"/>
            <w:rPrChange w:id="12" w:author="Davide Milizia" w:date="2026-10-14T18:12:00Z" w16du:dateUtc="2026-10-14T16:12:00Z">
              <w:rPr>
                <w:bCs/>
              </w:rPr>
            </w:rPrChange>
          </w:rPr>
          <w:delText>,</w:delText>
        </w:r>
      </w:del>
      <w:r w:rsidR="001212D7" w:rsidRPr="00E06955">
        <w:rPr>
          <w:b/>
          <w:highlight w:val="yellow"/>
          <w:rPrChange w:id="13" w:author="Davide Milizia" w:date="2026-10-14T18:12:00Z" w16du:dateUtc="2026-10-14T16:12:00Z">
            <w:rPr>
              <w:bCs/>
            </w:rPr>
          </w:rPrChange>
        </w:rPr>
        <w:t xml:space="preserve">S.G. Impianti </w:t>
      </w:r>
      <w:r w:rsidR="001212D7" w:rsidRPr="00E06955">
        <w:rPr>
          <w:highlight w:val="yellow"/>
          <w:rPrChange w:id="14" w:author="Davide Milizia" w:date="2026-10-14T18:12:00Z" w16du:dateUtc="2026-10-14T16:12:00Z">
            <w:rPr/>
          </w:rPrChange>
        </w:rPr>
        <w:t>di Signorino Giuseppe , impresa individuale con sede legale in Misterbianco (CT),Via Marchese 53,, Iscrizione Registro Imprese di Catania - P. IVA 04084180878 e C.F n.SGNGPP81E12C351H , R.E.A. n. CT – 273210 in persona del Sig. Giuseppe Signorino,</w:t>
      </w:r>
      <w:r w:rsidR="001212D7">
        <w:t xml:space="preserve"> domiciliato per la carica presso la sede della predetta società nella sua qualità di legale rappresentante pro tempore munito dei necessari poteri (di seguito denominata l’ “</w:t>
      </w:r>
      <w:r w:rsidR="001212D7" w:rsidRPr="00F94398">
        <w:rPr>
          <w:b/>
          <w:bCs/>
          <w:rPrChange w:id="15" w:author="Marisa Scollo" w:date="2023-11-08T15:13:00Z">
            <w:rPr/>
          </w:rPrChange>
        </w:rPr>
        <w:t>Appaltatore</w:t>
      </w:r>
      <w:r w:rsidR="001212D7">
        <w:t>”)</w:t>
      </w:r>
    </w:p>
    <w:p w14:paraId="7D171F94" w14:textId="77777777" w:rsidR="001212D7" w:rsidRDefault="001212D7" w:rsidP="00117C49">
      <w:pPr>
        <w:spacing w:after="120" w:line="288" w:lineRule="auto"/>
        <w:jc w:val="both"/>
      </w:pPr>
    </w:p>
    <w:p w14:paraId="7B236E44" w14:textId="77777777" w:rsidR="00704256" w:rsidRPr="00394195" w:rsidRDefault="00704256" w:rsidP="00117C49">
      <w:pPr>
        <w:spacing w:after="120" w:line="288" w:lineRule="auto"/>
        <w:jc w:val="both"/>
      </w:pPr>
      <w:r w:rsidRPr="00394195">
        <w:t>(il Committente e l’Appaltatore, ciascuno, singolarmente, anche una “</w:t>
      </w:r>
      <w:r w:rsidRPr="00394195">
        <w:rPr>
          <w:b/>
        </w:rPr>
        <w:t>Parte</w:t>
      </w:r>
      <w:r w:rsidRPr="00394195">
        <w:t>” e, congiuntamente, le</w:t>
      </w:r>
      <w:r w:rsidRPr="00394195">
        <w:rPr>
          <w:b/>
        </w:rPr>
        <w:t xml:space="preserve"> </w:t>
      </w:r>
      <w:r w:rsidRPr="00394195">
        <w:t>“</w:t>
      </w:r>
      <w:r w:rsidRPr="00394195">
        <w:rPr>
          <w:b/>
        </w:rPr>
        <w:t>Parti</w:t>
      </w:r>
      <w:r w:rsidRPr="00394195">
        <w:t>”)</w:t>
      </w:r>
    </w:p>
    <w:p w14:paraId="194A3080" w14:textId="77777777" w:rsidR="00704256" w:rsidRPr="00394195" w:rsidRDefault="00704256" w:rsidP="00394195">
      <w:pPr>
        <w:spacing w:after="120" w:line="312" w:lineRule="auto"/>
        <w:contextualSpacing/>
        <w:jc w:val="center"/>
        <w:rPr>
          <w:b/>
        </w:rPr>
      </w:pPr>
      <w:r w:rsidRPr="00394195">
        <w:rPr>
          <w:b/>
        </w:rPr>
        <w:t>PREMESSO CHE</w:t>
      </w:r>
    </w:p>
    <w:p w14:paraId="4E335379" w14:textId="54BA740A" w:rsidR="00704256" w:rsidRPr="00394195" w:rsidRDefault="00704256" w:rsidP="00117C49">
      <w:pPr>
        <w:numPr>
          <w:ilvl w:val="0"/>
          <w:numId w:val="12"/>
        </w:numPr>
        <w:suppressAutoHyphens w:val="0"/>
        <w:spacing w:after="120" w:line="312" w:lineRule="auto"/>
        <w:ind w:left="426"/>
        <w:contextualSpacing/>
        <w:jc w:val="both"/>
      </w:pPr>
      <w:r w:rsidRPr="00394195">
        <w:t>il Committente ritiene necessario provvedere alla manutenzione de</w:t>
      </w:r>
      <w:r w:rsidR="00AE33E4" w:rsidRPr="00394195">
        <w:t>g</w:t>
      </w:r>
      <w:r w:rsidR="00117C49" w:rsidRPr="00394195">
        <w:t>l</w:t>
      </w:r>
      <w:r w:rsidR="00AE33E4" w:rsidRPr="00394195">
        <w:t xml:space="preserve">i IMPIANTI </w:t>
      </w:r>
      <w:r w:rsidRPr="00394195">
        <w:t>presenti nelle multisale cinematografiche</w:t>
      </w:r>
      <w:r w:rsidR="007C6D70" w:rsidRPr="00394195">
        <w:t xml:space="preserve"> (di seguito congiuntamente le “</w:t>
      </w:r>
      <w:r w:rsidR="007C6D70" w:rsidRPr="00394195">
        <w:rPr>
          <w:b/>
        </w:rPr>
        <w:t>Multisale</w:t>
      </w:r>
      <w:r w:rsidR="007C6D70" w:rsidRPr="00394195">
        <w:t>”)</w:t>
      </w:r>
      <w:r w:rsidRPr="00394195">
        <w:t xml:space="preserve">, elencate </w:t>
      </w:r>
      <w:r w:rsidRPr="00CB3123">
        <w:rPr>
          <w:bCs/>
          <w:rPrChange w:id="16" w:author="Marisa Scollo" w:date="2023-11-09T13:09:00Z">
            <w:rPr>
              <w:b/>
            </w:rPr>
          </w:rPrChange>
        </w:rPr>
        <w:t>nell’</w:t>
      </w:r>
      <w:r w:rsidR="00F94398" w:rsidRPr="00394195">
        <w:rPr>
          <w:b/>
        </w:rPr>
        <w:t>ALLEGATO</w:t>
      </w:r>
      <w:r w:rsidRPr="00394195">
        <w:rPr>
          <w:b/>
        </w:rPr>
        <w:t xml:space="preserve"> A</w:t>
      </w:r>
      <w:r w:rsidRPr="00394195">
        <w:t xml:space="preserve"> del presente Contratto </w:t>
      </w:r>
      <w:r w:rsidR="007C6D70" w:rsidRPr="00394195">
        <w:t>(in breve il</w:t>
      </w:r>
      <w:r w:rsidR="007C6D70" w:rsidRPr="00394195">
        <w:rPr>
          <w:b/>
        </w:rPr>
        <w:t xml:space="preserve"> </w:t>
      </w:r>
      <w:r w:rsidR="007C6D70" w:rsidRPr="00394195">
        <w:t>“</w:t>
      </w:r>
      <w:r w:rsidR="007C6D70" w:rsidRPr="00394195">
        <w:rPr>
          <w:b/>
        </w:rPr>
        <w:t>Contratto</w:t>
      </w:r>
      <w:r w:rsidR="007C6D70" w:rsidRPr="00394195">
        <w:t>”)</w:t>
      </w:r>
      <w:r w:rsidRPr="00394195">
        <w:t>, dal medesimo gestite, affidandone a terzi le relative attività;</w:t>
      </w:r>
    </w:p>
    <w:p w14:paraId="221632E8" w14:textId="4AFBFE8B" w:rsidR="00704256" w:rsidRPr="00394195" w:rsidRDefault="00704256" w:rsidP="00F94398">
      <w:pPr>
        <w:numPr>
          <w:ilvl w:val="0"/>
          <w:numId w:val="12"/>
        </w:numPr>
        <w:suppressAutoHyphens w:val="0"/>
        <w:spacing w:after="120" w:line="312" w:lineRule="auto"/>
        <w:ind w:left="426" w:hanging="426"/>
        <w:contextualSpacing/>
        <w:jc w:val="both"/>
      </w:pPr>
      <w:r w:rsidRPr="00394195">
        <w:t xml:space="preserve">l'Appaltatore è una società dotata di pluriennale esperienza nel settore </w:t>
      </w:r>
      <w:r w:rsidRPr="006C34E4">
        <w:rPr>
          <w:highlight w:val="yellow"/>
          <w:rPrChange w:id="17" w:author="Davide Milizia [2]" w:date="2023-11-13T14:46:00Z">
            <w:rPr/>
          </w:rPrChange>
        </w:rPr>
        <w:t xml:space="preserve">della conduzione e manutenzione degli </w:t>
      </w:r>
      <w:r w:rsidR="001212D7" w:rsidRPr="006C34E4">
        <w:rPr>
          <w:highlight w:val="yellow"/>
          <w:rPrChange w:id="18" w:author="Davide Milizia [2]" w:date="2023-11-13T14:46:00Z">
            <w:rPr/>
          </w:rPrChange>
        </w:rPr>
        <w:t>impianti meccanici di condizionamento</w:t>
      </w:r>
      <w:r w:rsidR="001212D7" w:rsidRPr="006C34E4">
        <w:rPr>
          <w:highlight w:val="yellow"/>
          <w:rPrChange w:id="19" w:author="Davide Milizia [2]" w:date="2023-11-13T14:47:00Z">
            <w:rPr/>
          </w:rPrChange>
        </w:rPr>
        <w:t>, estrazione aria , impianti elettrici, di sicurezza, impianti speciali, e impianto idrico sanitario</w:t>
      </w:r>
      <w:del w:id="20" w:author="Davide Milizia" w:date="2026-10-14T18:13:00Z" w16du:dateUtc="2026-10-14T16:13:00Z">
        <w:r w:rsidR="001212D7" w:rsidDel="00E06955">
          <w:delText xml:space="preserve"> </w:delText>
        </w:r>
      </w:del>
      <w:r w:rsidR="001212D7">
        <w:t xml:space="preserve">, e garantisce </w:t>
      </w:r>
      <w:r w:rsidRPr="00394195">
        <w:t>di:</w:t>
      </w:r>
    </w:p>
    <w:p w14:paraId="48ABC1FA" w14:textId="77777777" w:rsidR="00704256" w:rsidRPr="00394195" w:rsidRDefault="00704256" w:rsidP="00394195">
      <w:pPr>
        <w:numPr>
          <w:ilvl w:val="5"/>
          <w:numId w:val="23"/>
        </w:numPr>
        <w:tabs>
          <w:tab w:val="num" w:pos="426"/>
          <w:tab w:val="left" w:pos="1134"/>
        </w:tabs>
        <w:suppressAutoHyphens w:val="0"/>
        <w:spacing w:after="120" w:line="312" w:lineRule="auto"/>
        <w:ind w:left="567" w:hanging="33"/>
        <w:contextualSpacing/>
        <w:jc w:val="both"/>
      </w:pPr>
      <w:r w:rsidRPr="00394195">
        <w:t>essere in regola con quanto richiesto dalla normativa vigente in materia di sicurezza sul lavoro nonché dalla normativa, comunitaria e/o nazionale e/o locale, regolante la materia oggetto del presente Contratto;</w:t>
      </w:r>
    </w:p>
    <w:p w14:paraId="003D698B" w14:textId="77777777" w:rsidR="00704256" w:rsidRPr="00394195" w:rsidRDefault="00704256" w:rsidP="00394195">
      <w:pPr>
        <w:numPr>
          <w:ilvl w:val="5"/>
          <w:numId w:val="23"/>
        </w:numPr>
        <w:tabs>
          <w:tab w:val="num" w:pos="426"/>
          <w:tab w:val="left" w:pos="1134"/>
        </w:tabs>
        <w:suppressAutoHyphens w:val="0"/>
        <w:spacing w:after="120" w:line="312" w:lineRule="auto"/>
        <w:ind w:left="567" w:hanging="33"/>
        <w:contextualSpacing/>
        <w:jc w:val="both"/>
      </w:pPr>
      <w:r w:rsidRPr="00394195">
        <w:lastRenderedPageBreak/>
        <w:t>essere in possesso di tutti i provvedimenti abilitativi, delle autorizzazioni, dei requisiti tecnico-professionali previsti dal D.M. 22 gennaio 2008 n. 37 e successive modifiche nonché da ogni altro provvedimento normativo regolante la materia oggetto del Contratto;</w:t>
      </w:r>
    </w:p>
    <w:p w14:paraId="4F06A52E" w14:textId="77777777" w:rsidR="00704256" w:rsidRPr="00394195" w:rsidRDefault="00704256" w:rsidP="00394195">
      <w:pPr>
        <w:numPr>
          <w:ilvl w:val="5"/>
          <w:numId w:val="23"/>
        </w:numPr>
        <w:tabs>
          <w:tab w:val="num" w:pos="426"/>
          <w:tab w:val="left" w:pos="1134"/>
        </w:tabs>
        <w:suppressAutoHyphens w:val="0"/>
        <w:spacing w:after="120" w:line="312" w:lineRule="auto"/>
        <w:ind w:left="567" w:hanging="33"/>
        <w:contextualSpacing/>
        <w:jc w:val="both"/>
      </w:pPr>
      <w:r w:rsidRPr="00394195">
        <w:t>essere in possesso di un’organizzazione di mezzi e di personale idonea e qualificata nella prestazione dei Servizi (come definiti al successivo art. 2.1), a proprio rischio, con le modalità previste nel Contratto e negli allegati allo stesso, anche nel rispetto di tutta la normativa in vigore in tema di lavoro subordinato e di assicurazione contro gli infortuni sul lavoro e del Contratto Collettivo Nazionale del settore;</w:t>
      </w:r>
    </w:p>
    <w:p w14:paraId="4CFBAB94" w14:textId="77777777" w:rsidR="00704256" w:rsidRPr="00394195" w:rsidRDefault="00704256" w:rsidP="00394195">
      <w:pPr>
        <w:numPr>
          <w:ilvl w:val="0"/>
          <w:numId w:val="12"/>
        </w:numPr>
        <w:tabs>
          <w:tab w:val="num" w:pos="426"/>
        </w:tabs>
        <w:suppressAutoHyphens w:val="0"/>
        <w:spacing w:after="120" w:line="312" w:lineRule="auto"/>
        <w:ind w:left="426"/>
        <w:contextualSpacing/>
        <w:jc w:val="both"/>
      </w:pPr>
      <w:r w:rsidRPr="00394195">
        <w:t>l’Appaltatore dichiara di ben conoscere le Multisale nonché le modalità tecnico-procedurali del Committente per la manutenzione delle medesime ed altresì le esigenze ed aspettative del Committente quale operatore di multisale cinematografiche aperte tutto l’anno e caratterizzate da una presenza di spettatori assidua;</w:t>
      </w:r>
    </w:p>
    <w:p w14:paraId="6DF23B22" w14:textId="77777777" w:rsidR="00704256" w:rsidRPr="00394195" w:rsidRDefault="00704256" w:rsidP="009438CB">
      <w:pPr>
        <w:numPr>
          <w:ilvl w:val="0"/>
          <w:numId w:val="12"/>
        </w:numPr>
        <w:suppressAutoHyphens w:val="0"/>
        <w:spacing w:after="120" w:line="312" w:lineRule="auto"/>
        <w:ind w:left="426"/>
        <w:contextualSpacing/>
        <w:jc w:val="both"/>
      </w:pPr>
      <w:r w:rsidRPr="00394195">
        <w:t xml:space="preserve">il Committente intende affidare, ai termini ed alle condizioni di cui al presente Contratto all’Appaltatore, che intende accettare, il servizio di conduzione, manutenzione ordinaria e straordinaria </w:t>
      </w:r>
      <w:r w:rsidR="00FB20C3" w:rsidRPr="00394195">
        <w:t>degli impiant</w:t>
      </w:r>
      <w:r w:rsidR="007C6D70" w:rsidRPr="00394195">
        <w:t>i</w:t>
      </w:r>
      <w:r w:rsidR="00AE33E4" w:rsidRPr="00394195">
        <w:t xml:space="preserve"> </w:t>
      </w:r>
      <w:r w:rsidR="00A56FC9" w:rsidRPr="00394195">
        <w:rPr>
          <w:rStyle w:val="Rimandocommento"/>
          <w:sz w:val="24"/>
          <w:szCs w:val="24"/>
        </w:rPr>
        <w:t>a</w:t>
      </w:r>
      <w:r w:rsidRPr="00394195">
        <w:t>fferenti alle Multisale nonché l’esecuzione dei Servizi (come definiti al successivo art. 2.1);</w:t>
      </w:r>
    </w:p>
    <w:p w14:paraId="00D3768D" w14:textId="758E5595" w:rsidR="00704256" w:rsidRPr="001212D7" w:rsidRDefault="00704256">
      <w:pPr>
        <w:numPr>
          <w:ilvl w:val="0"/>
          <w:numId w:val="12"/>
        </w:numPr>
        <w:suppressAutoHyphens w:val="0"/>
        <w:spacing w:after="120" w:line="312" w:lineRule="auto"/>
        <w:ind w:left="426"/>
        <w:contextualSpacing/>
        <w:jc w:val="both"/>
        <w:pPrChange w:id="21" w:author="Marisa Scollo" w:date="2023-11-08T15:14:00Z">
          <w:pPr>
            <w:numPr>
              <w:numId w:val="6"/>
            </w:numPr>
            <w:tabs>
              <w:tab w:val="num" w:pos="720"/>
            </w:tabs>
            <w:suppressAutoHyphens w:val="0"/>
            <w:spacing w:after="120" w:line="288" w:lineRule="auto"/>
            <w:ind w:left="720" w:hanging="360"/>
            <w:jc w:val="both"/>
          </w:pPr>
        </w:pPrChange>
      </w:pPr>
      <w:r w:rsidRPr="00394195">
        <w:t xml:space="preserve">l’Appaltatore dichiara le seguenti posizioni previdenziali INPS accentrate in unica posizione e/o separate per </w:t>
      </w:r>
      <w:r w:rsidRPr="00E06955">
        <w:t>provincia:  n°</w:t>
      </w:r>
      <w:r w:rsidR="001212D7" w:rsidRPr="00E06955">
        <w:t xml:space="preserve"> </w:t>
      </w:r>
      <w:r w:rsidR="001212D7" w:rsidRPr="00E06955">
        <w:rPr>
          <w:highlight w:val="yellow"/>
          <w:rPrChange w:id="22" w:author="Davide Milizia" w:date="2026-10-14T18:13:00Z" w16du:dateUtc="2026-10-14T16:13:00Z">
            <w:rPr/>
          </w:rPrChange>
        </w:rPr>
        <w:t xml:space="preserve">2109982038 </w:t>
      </w:r>
      <w:r w:rsidRPr="00E06955">
        <w:rPr>
          <w:highlight w:val="yellow"/>
          <w:rPrChange w:id="23" w:author="Davide Milizia" w:date="2026-10-14T18:13:00Z" w16du:dateUtc="2026-10-14T16:13:00Z">
            <w:rPr/>
          </w:rPrChange>
        </w:rPr>
        <w:t>sede di</w:t>
      </w:r>
      <w:r w:rsidR="00382BDF" w:rsidRPr="00E06955">
        <w:rPr>
          <w:highlight w:val="yellow"/>
          <w:rPrChange w:id="24" w:author="Davide Milizia" w:date="2026-10-14T18:13:00Z" w16du:dateUtc="2026-10-14T16:13:00Z">
            <w:rPr/>
          </w:rPrChange>
        </w:rPr>
        <w:t xml:space="preserve"> </w:t>
      </w:r>
      <w:r w:rsidR="001212D7" w:rsidRPr="00E06955">
        <w:rPr>
          <w:highlight w:val="yellow"/>
          <w:rPrChange w:id="25" w:author="Davide Milizia" w:date="2026-10-14T18:13:00Z" w16du:dateUtc="2026-10-14T16:13:00Z">
            <w:rPr/>
          </w:rPrChange>
        </w:rPr>
        <w:t>Catania</w:t>
      </w:r>
      <w:r w:rsidRPr="00E06955">
        <w:rPr>
          <w:highlight w:val="yellow"/>
          <w:rPrChange w:id="26" w:author="Davide Milizia" w:date="2026-10-14T18:13:00Z" w16du:dateUtc="2026-10-14T16:13:00Z">
            <w:rPr/>
          </w:rPrChange>
        </w:rPr>
        <w:t>.</w:t>
      </w:r>
    </w:p>
    <w:p w14:paraId="4B77A19D" w14:textId="77777777" w:rsidR="009D1E1A" w:rsidRPr="00394195" w:rsidRDefault="009D1E1A" w:rsidP="009438CB">
      <w:pPr>
        <w:spacing w:after="120" w:line="312" w:lineRule="auto"/>
        <w:contextualSpacing/>
        <w:jc w:val="both"/>
      </w:pPr>
    </w:p>
    <w:p w14:paraId="477FEC30" w14:textId="77777777" w:rsidR="00704256" w:rsidRPr="00394195" w:rsidRDefault="00704256">
      <w:pPr>
        <w:tabs>
          <w:tab w:val="left" w:pos="426"/>
        </w:tabs>
        <w:spacing w:after="120" w:line="312" w:lineRule="auto"/>
        <w:contextualSpacing/>
        <w:jc w:val="both"/>
        <w:pPrChange w:id="27" w:author="Marisa Scollo" w:date="2023-11-08T15:14:00Z">
          <w:pPr>
            <w:spacing w:after="120" w:line="312" w:lineRule="auto"/>
            <w:contextualSpacing/>
            <w:jc w:val="both"/>
          </w:pPr>
        </w:pPrChange>
      </w:pPr>
      <w:r w:rsidRPr="00394195">
        <w:t>Tutto quanto sopra premesso</w:t>
      </w:r>
    </w:p>
    <w:p w14:paraId="1194BED0" w14:textId="77777777" w:rsidR="00704256" w:rsidRPr="00394195" w:rsidRDefault="00704256" w:rsidP="009438CB">
      <w:pPr>
        <w:pStyle w:val="Titolo4"/>
        <w:spacing w:before="0" w:after="120" w:line="312" w:lineRule="auto"/>
        <w:contextualSpacing/>
        <w:jc w:val="center"/>
        <w:rPr>
          <w:rFonts w:ascii="Times New Roman" w:hAnsi="Times New Roman"/>
          <w:sz w:val="24"/>
          <w:szCs w:val="24"/>
        </w:rPr>
      </w:pPr>
      <w:r w:rsidRPr="00394195">
        <w:rPr>
          <w:rFonts w:ascii="Times New Roman" w:hAnsi="Times New Roman"/>
          <w:sz w:val="24"/>
          <w:szCs w:val="24"/>
        </w:rPr>
        <w:t>SI CONVIENE E SI STIPULA QUANTO SEGUE</w:t>
      </w:r>
    </w:p>
    <w:p w14:paraId="1268EF15" w14:textId="77777777" w:rsidR="009D1E1A" w:rsidRPr="00394195" w:rsidRDefault="009D1E1A" w:rsidP="00394195">
      <w:pPr>
        <w:widowControl w:val="0"/>
        <w:autoSpaceDE w:val="0"/>
        <w:autoSpaceDN w:val="0"/>
        <w:adjustRightInd w:val="0"/>
        <w:spacing w:after="120" w:line="312" w:lineRule="auto"/>
        <w:contextualSpacing/>
        <w:jc w:val="both"/>
        <w:outlineLvl w:val="0"/>
        <w:rPr>
          <w:b/>
        </w:rPr>
      </w:pPr>
    </w:p>
    <w:p w14:paraId="5EA8B0F9" w14:textId="77777777" w:rsidR="00704256" w:rsidRPr="00394195" w:rsidRDefault="00704256" w:rsidP="00394195">
      <w:pPr>
        <w:widowControl w:val="0"/>
        <w:autoSpaceDE w:val="0"/>
        <w:autoSpaceDN w:val="0"/>
        <w:adjustRightInd w:val="0"/>
        <w:spacing w:after="120" w:line="312" w:lineRule="auto"/>
        <w:contextualSpacing/>
        <w:jc w:val="both"/>
        <w:outlineLvl w:val="0"/>
        <w:rPr>
          <w:b/>
        </w:rPr>
      </w:pPr>
      <w:r w:rsidRPr="00394195">
        <w:rPr>
          <w:b/>
        </w:rPr>
        <w:t>Art. 1 – Allegati e premesse</w:t>
      </w:r>
    </w:p>
    <w:p w14:paraId="089A3114" w14:textId="77777777" w:rsidR="00704256" w:rsidRPr="00394195" w:rsidRDefault="00704256" w:rsidP="00394195">
      <w:pPr>
        <w:spacing w:after="120" w:line="312" w:lineRule="auto"/>
        <w:contextualSpacing/>
        <w:jc w:val="both"/>
      </w:pPr>
      <w:r w:rsidRPr="00394195">
        <w:t>Le premesse che precedono e tutti gli allegati acclusi al Contratto formano parte integrante e sostanziale del medesimo.</w:t>
      </w:r>
    </w:p>
    <w:p w14:paraId="1E597FF8" w14:textId="77777777" w:rsidR="009D1E1A" w:rsidRPr="00394195" w:rsidRDefault="009D1E1A" w:rsidP="00394195">
      <w:pPr>
        <w:spacing w:after="120" w:line="312" w:lineRule="auto"/>
        <w:contextualSpacing/>
        <w:jc w:val="both"/>
      </w:pPr>
    </w:p>
    <w:p w14:paraId="6A8F0D4E" w14:textId="77777777" w:rsidR="00704256" w:rsidRPr="00394195" w:rsidRDefault="00704256" w:rsidP="00394195">
      <w:pPr>
        <w:keepNext/>
        <w:widowControl w:val="0"/>
        <w:autoSpaceDE w:val="0"/>
        <w:autoSpaceDN w:val="0"/>
        <w:adjustRightInd w:val="0"/>
        <w:spacing w:after="120" w:line="312" w:lineRule="auto"/>
        <w:contextualSpacing/>
        <w:jc w:val="both"/>
        <w:outlineLvl w:val="0"/>
        <w:rPr>
          <w:b/>
        </w:rPr>
      </w:pPr>
      <w:r w:rsidRPr="00394195">
        <w:rPr>
          <w:b/>
        </w:rPr>
        <w:t>Art. 2 – Oggetto del Contratto e obblighi dell’Appaltatore</w:t>
      </w:r>
    </w:p>
    <w:p w14:paraId="0CFE5CBB" w14:textId="77777777" w:rsidR="00704256" w:rsidRPr="00394195" w:rsidRDefault="00704256">
      <w:pPr>
        <w:numPr>
          <w:ilvl w:val="0"/>
          <w:numId w:val="17"/>
        </w:numPr>
        <w:suppressAutoHyphens w:val="0"/>
        <w:spacing w:after="120" w:line="288" w:lineRule="auto"/>
        <w:ind w:left="0" w:firstLine="66"/>
        <w:jc w:val="both"/>
        <w:pPrChange w:id="28" w:author="Marisa Scollo" w:date="2023-11-08T15:15:00Z">
          <w:pPr>
            <w:numPr>
              <w:numId w:val="17"/>
            </w:numPr>
            <w:suppressAutoHyphens w:val="0"/>
            <w:spacing w:after="120" w:line="288" w:lineRule="auto"/>
            <w:ind w:left="426" w:hanging="360"/>
            <w:jc w:val="both"/>
          </w:pPr>
        </w:pPrChange>
      </w:pPr>
      <w:r w:rsidRPr="00394195">
        <w:t>Il Committente affida all’Appaltatore, che accetta senza riserva alcuna, i servizi relativi alle attività di gestione e manutenzione ordinaria, correttiva e straordinaria de</w:t>
      </w:r>
      <w:r w:rsidR="00AE33E4" w:rsidRPr="00394195">
        <w:t>gli impianti</w:t>
      </w:r>
      <w:r w:rsidR="00AE33E4" w:rsidRPr="00394195">
        <w:rPr>
          <w:color w:val="FF0000"/>
        </w:rPr>
        <w:t xml:space="preserve"> </w:t>
      </w:r>
      <w:r w:rsidRPr="00394195">
        <w:t>e attrezzature</w:t>
      </w:r>
      <w:r w:rsidR="00AE33E4" w:rsidRPr="00394195">
        <w:t xml:space="preserve"> </w:t>
      </w:r>
      <w:r w:rsidRPr="00394195">
        <w:t>delle Multisale come dettagliati al successivo art. 2.2 (gli “</w:t>
      </w:r>
      <w:r w:rsidRPr="00394195">
        <w:rPr>
          <w:b/>
        </w:rPr>
        <w:t>Impianti</w:t>
      </w:r>
      <w:r w:rsidRPr="00394195">
        <w:t xml:space="preserve">”) ivi inclusi i servizi di reperibilità e pronto intervento, la relativa prestazione delle forniture che si rendano necessarie per la manutenzione ordinaria ed il mantenimento in piena efficienza di tali Impianti e comunque tutto quanto previsto nell’intero presente art. 2,  ai termini e alle condizioni di cui al presente Contratto nonché di cui al capitolato qui accluso quale </w:t>
      </w:r>
      <w:r w:rsidRPr="00394195">
        <w:rPr>
          <w:b/>
        </w:rPr>
        <w:t xml:space="preserve">Allegato E) </w:t>
      </w:r>
      <w:r w:rsidRPr="00394195">
        <w:t>e, nello specifico, con le modalità di cui all’art. 5 (i “</w:t>
      </w:r>
      <w:r w:rsidRPr="00394195">
        <w:rPr>
          <w:b/>
        </w:rPr>
        <w:t>Servizi</w:t>
      </w:r>
      <w:r w:rsidRPr="00394195">
        <w:t>”).</w:t>
      </w:r>
    </w:p>
    <w:p w14:paraId="15381AEC" w14:textId="77777777" w:rsidR="00704256" w:rsidRPr="00394195" w:rsidRDefault="00704256">
      <w:pPr>
        <w:numPr>
          <w:ilvl w:val="0"/>
          <w:numId w:val="17"/>
        </w:numPr>
        <w:suppressAutoHyphens w:val="0"/>
        <w:spacing w:after="120" w:line="288" w:lineRule="auto"/>
        <w:ind w:left="709" w:hanging="709"/>
        <w:jc w:val="both"/>
        <w:pPrChange w:id="29" w:author="Marisa Scollo" w:date="2023-11-09T13:12:00Z">
          <w:pPr>
            <w:numPr>
              <w:numId w:val="17"/>
            </w:numPr>
            <w:suppressAutoHyphens w:val="0"/>
            <w:spacing w:after="120" w:line="288" w:lineRule="auto"/>
            <w:ind w:left="426" w:hanging="360"/>
            <w:jc w:val="both"/>
          </w:pPr>
        </w:pPrChange>
      </w:pPr>
      <w:r w:rsidRPr="00394195">
        <w:lastRenderedPageBreak/>
        <w:t xml:space="preserve">Gli Impianti, sono indicativamente e non in via esaustiva, qui di seguito elencati: </w:t>
      </w:r>
    </w:p>
    <w:p w14:paraId="246D90ED" w14:textId="200999B9" w:rsidR="001212D7" w:rsidRPr="009B26CC" w:rsidRDefault="001212D7" w:rsidP="001212D7">
      <w:pPr>
        <w:spacing w:line="288" w:lineRule="auto"/>
        <w:ind w:left="284"/>
        <w:jc w:val="both"/>
        <w:rPr>
          <w:highlight w:val="yellow"/>
          <w:rPrChange w:id="30" w:author="Davide Milizia [2]" w:date="2023-11-13T10:31:00Z">
            <w:rPr/>
          </w:rPrChange>
        </w:rPr>
      </w:pPr>
      <w:r w:rsidRPr="009B26CC">
        <w:rPr>
          <w:highlight w:val="yellow"/>
          <w:rPrChange w:id="31" w:author="Davide Milizia [2]" w:date="2023-11-13T10:31:00Z">
            <w:rPr/>
          </w:rPrChange>
        </w:rPr>
        <w:t xml:space="preserve">a) Impianti di condizionamento e </w:t>
      </w:r>
      <w:del w:id="32" w:author="Marisa Scollo" w:date="2023-11-09T13:10:00Z">
        <w:r w:rsidRPr="009B26CC" w:rsidDel="00CB3123">
          <w:rPr>
            <w:highlight w:val="yellow"/>
            <w:rPrChange w:id="33" w:author="Davide Milizia [2]" w:date="2023-11-13T10:31:00Z">
              <w:rPr/>
            </w:rPrChange>
          </w:rPr>
          <w:delText>riscaldamento ;</w:delText>
        </w:r>
      </w:del>
      <w:ins w:id="34" w:author="Marisa Scollo" w:date="2023-11-09T13:10:00Z">
        <w:r w:rsidR="00CB3123" w:rsidRPr="009B26CC">
          <w:rPr>
            <w:highlight w:val="yellow"/>
            <w:rPrChange w:id="35" w:author="Davide Milizia [2]" w:date="2023-11-13T10:31:00Z">
              <w:rPr/>
            </w:rPrChange>
          </w:rPr>
          <w:t>riscaldamento;</w:t>
        </w:r>
      </w:ins>
    </w:p>
    <w:p w14:paraId="1A5D88A0" w14:textId="77777777" w:rsidR="001212D7" w:rsidRPr="009B26CC" w:rsidRDefault="001212D7" w:rsidP="001212D7">
      <w:pPr>
        <w:spacing w:line="288" w:lineRule="auto"/>
        <w:ind w:left="284"/>
        <w:jc w:val="both"/>
        <w:rPr>
          <w:highlight w:val="yellow"/>
          <w:rPrChange w:id="36" w:author="Davide Milizia [2]" w:date="2023-11-13T10:31:00Z">
            <w:rPr/>
          </w:rPrChange>
        </w:rPr>
      </w:pPr>
      <w:r w:rsidRPr="009B26CC">
        <w:rPr>
          <w:highlight w:val="yellow"/>
          <w:rPrChange w:id="37" w:author="Davide Milizia [2]" w:date="2023-11-13T10:31:00Z">
            <w:rPr/>
          </w:rPrChange>
        </w:rPr>
        <w:t>b) Impianti estrazione aria;</w:t>
      </w:r>
    </w:p>
    <w:p w14:paraId="114F2244" w14:textId="2EB75FD5" w:rsidR="001212D7" w:rsidRPr="009B26CC" w:rsidRDefault="001212D7" w:rsidP="001212D7">
      <w:pPr>
        <w:spacing w:line="288" w:lineRule="auto"/>
        <w:ind w:left="284"/>
        <w:jc w:val="both"/>
        <w:rPr>
          <w:highlight w:val="yellow"/>
          <w:rPrChange w:id="38" w:author="Davide Milizia [2]" w:date="2023-11-13T10:31:00Z">
            <w:rPr/>
          </w:rPrChange>
        </w:rPr>
      </w:pPr>
      <w:r w:rsidRPr="009B26CC">
        <w:rPr>
          <w:highlight w:val="yellow"/>
          <w:rPrChange w:id="39" w:author="Davide Milizia [2]" w:date="2023-11-13T10:31:00Z">
            <w:rPr/>
          </w:rPrChange>
        </w:rPr>
        <w:t xml:space="preserve">c) Impianti elettrici e di </w:t>
      </w:r>
      <w:del w:id="40" w:author="Marisa Scollo" w:date="2023-11-09T13:12:00Z">
        <w:r w:rsidRPr="009B26CC" w:rsidDel="00CB3123">
          <w:rPr>
            <w:highlight w:val="yellow"/>
            <w:rPrChange w:id="41" w:author="Davide Milizia [2]" w:date="2023-11-13T10:31:00Z">
              <w:rPr/>
            </w:rPrChange>
          </w:rPr>
          <w:delText>sicurezza ;</w:delText>
        </w:r>
      </w:del>
      <w:ins w:id="42" w:author="Marisa Scollo" w:date="2023-11-09T13:12:00Z">
        <w:r w:rsidR="00CB3123" w:rsidRPr="009B26CC">
          <w:rPr>
            <w:highlight w:val="yellow"/>
            <w:rPrChange w:id="43" w:author="Davide Milizia [2]" w:date="2023-11-13T10:31:00Z">
              <w:rPr/>
            </w:rPrChange>
          </w:rPr>
          <w:t>sicurezza;</w:t>
        </w:r>
      </w:ins>
    </w:p>
    <w:p w14:paraId="23E250C3" w14:textId="77777777" w:rsidR="001212D7" w:rsidRPr="009B26CC" w:rsidRDefault="001212D7" w:rsidP="001212D7">
      <w:pPr>
        <w:spacing w:line="288" w:lineRule="auto"/>
        <w:ind w:left="284"/>
        <w:jc w:val="both"/>
        <w:rPr>
          <w:highlight w:val="yellow"/>
          <w:rPrChange w:id="44" w:author="Davide Milizia [2]" w:date="2023-11-13T10:31:00Z">
            <w:rPr/>
          </w:rPrChange>
        </w:rPr>
      </w:pPr>
      <w:r w:rsidRPr="009B26CC">
        <w:rPr>
          <w:highlight w:val="yellow"/>
          <w:rPrChange w:id="45" w:author="Davide Milizia [2]" w:date="2023-11-13T10:31:00Z">
            <w:rPr/>
          </w:rPrChange>
        </w:rPr>
        <w:t>d) Impianti speciali rilevazione fumi antintrusione e TVCC;</w:t>
      </w:r>
    </w:p>
    <w:p w14:paraId="3C411C4F" w14:textId="6CA0AFCD" w:rsidR="00704256" w:rsidRDefault="001212D7" w:rsidP="001212D7">
      <w:pPr>
        <w:spacing w:line="288" w:lineRule="auto"/>
        <w:ind w:left="284"/>
        <w:jc w:val="both"/>
      </w:pPr>
      <w:r w:rsidRPr="009B26CC">
        <w:rPr>
          <w:highlight w:val="yellow"/>
          <w:rPrChange w:id="46" w:author="Davide Milizia [2]" w:date="2023-11-13T10:31:00Z">
            <w:rPr/>
          </w:rPrChange>
        </w:rPr>
        <w:t>e) Impianti idrico sanitario.</w:t>
      </w:r>
    </w:p>
    <w:p w14:paraId="28E7E9E1" w14:textId="77777777" w:rsidR="001212D7" w:rsidRPr="00394195" w:rsidRDefault="001212D7" w:rsidP="001212D7">
      <w:pPr>
        <w:spacing w:line="288" w:lineRule="auto"/>
        <w:ind w:left="284"/>
        <w:jc w:val="both"/>
      </w:pPr>
    </w:p>
    <w:p w14:paraId="640414C8" w14:textId="77777777" w:rsidR="00704256" w:rsidRPr="00394195" w:rsidRDefault="00704256">
      <w:pPr>
        <w:numPr>
          <w:ilvl w:val="0"/>
          <w:numId w:val="17"/>
        </w:numPr>
        <w:tabs>
          <w:tab w:val="left" w:pos="567"/>
        </w:tabs>
        <w:suppressAutoHyphens w:val="0"/>
        <w:spacing w:line="312" w:lineRule="auto"/>
        <w:ind w:left="0" w:firstLine="0"/>
        <w:jc w:val="both"/>
        <w:pPrChange w:id="47" w:author="Marisa Scollo" w:date="2023-11-08T15:15:00Z">
          <w:pPr>
            <w:numPr>
              <w:numId w:val="17"/>
            </w:numPr>
            <w:tabs>
              <w:tab w:val="left" w:pos="567"/>
            </w:tabs>
            <w:suppressAutoHyphens w:val="0"/>
            <w:spacing w:after="120" w:line="312" w:lineRule="auto"/>
            <w:ind w:left="1636" w:hanging="360"/>
            <w:jc w:val="both"/>
          </w:pPr>
        </w:pPrChange>
      </w:pPr>
      <w:r w:rsidRPr="00394195">
        <w:t xml:space="preserve">Gli Impianti sono dislocati all’interno delle Multisale </w:t>
      </w:r>
      <w:r w:rsidR="004B621D" w:rsidRPr="00394195">
        <w:t>citate nell</w:t>
      </w:r>
      <w:r w:rsidR="004B621D" w:rsidRPr="00394195">
        <w:rPr>
          <w:b/>
        </w:rPr>
        <w:t>’Allegato A</w:t>
      </w:r>
      <w:r w:rsidR="004B621D" w:rsidRPr="00394195">
        <w:t xml:space="preserve"> (elenco dei siti) </w:t>
      </w:r>
      <w:r w:rsidRPr="00394195">
        <w:t>e nei locali accessori alle stesse (inclusi bar, esercizi commerciali, centrali tecnologiche, magazzini, centrali in comune con centro commerciale) nonché nell’area esterna di pertinenza delle Multisale.</w:t>
      </w:r>
    </w:p>
    <w:p w14:paraId="0B9E37C4" w14:textId="77777777" w:rsidR="00704256" w:rsidRPr="00394195" w:rsidRDefault="00704256" w:rsidP="009438CB">
      <w:pPr>
        <w:spacing w:after="120" w:line="312" w:lineRule="auto"/>
        <w:jc w:val="both"/>
      </w:pPr>
      <w:r w:rsidRPr="00394195">
        <w:t>L’Appaltatore sarà tenuto ad ampliare o ridurre la consistenza degli Impianti oggetto dei Servizi ove il Committente gliene faccia richiesta a mezzo comunicazione scritta, restando inteso che il Corrispettivo di cui al successivo art. 8 sarà proporzionalmente incrementato o diminuito a decorrere dal bimestre successivo alla suddetta comunicazione.</w:t>
      </w:r>
    </w:p>
    <w:p w14:paraId="4FCE1E63" w14:textId="77777777" w:rsidR="00704256" w:rsidRPr="00394195" w:rsidRDefault="00704256" w:rsidP="009438CB">
      <w:pPr>
        <w:numPr>
          <w:ilvl w:val="0"/>
          <w:numId w:val="17"/>
        </w:numPr>
        <w:tabs>
          <w:tab w:val="left" w:pos="567"/>
        </w:tabs>
        <w:suppressAutoHyphens w:val="0"/>
        <w:spacing w:after="120" w:line="312" w:lineRule="auto"/>
        <w:ind w:left="0" w:firstLine="0"/>
        <w:jc w:val="both"/>
      </w:pPr>
      <w:r w:rsidRPr="00394195">
        <w:t>L’Appaltatore si impegna a garantire la totale efficienza di tutti gli Impianti ed attrezzature</w:t>
      </w:r>
      <w:r w:rsidR="00163C94" w:rsidRPr="00394195">
        <w:t>, e</w:t>
      </w:r>
      <w:r w:rsidR="009D1E1A" w:rsidRPr="00394195">
        <w:t xml:space="preserve"> </w:t>
      </w:r>
      <w:r w:rsidR="00163C94" w:rsidRPr="00394195">
        <w:t xml:space="preserve">altresì, a garantire </w:t>
      </w:r>
      <w:r w:rsidRPr="00394195">
        <w:t xml:space="preserve">la conservazione nel tempo ed il mantenimento in totale efficienza degli stessi in qualsiasi condizione di esercizio. Dovrà essere inoltre garantito dall’Appaltatore l’adempimento a tutte le prescrizioni normative. </w:t>
      </w:r>
    </w:p>
    <w:p w14:paraId="3170A10B" w14:textId="77777777" w:rsidR="00704256" w:rsidRPr="00394195" w:rsidRDefault="00704256" w:rsidP="009438CB">
      <w:pPr>
        <w:numPr>
          <w:ilvl w:val="0"/>
          <w:numId w:val="17"/>
        </w:numPr>
        <w:tabs>
          <w:tab w:val="left" w:pos="567"/>
        </w:tabs>
        <w:suppressAutoHyphens w:val="0"/>
        <w:spacing w:after="120" w:line="312" w:lineRule="auto"/>
        <w:ind w:left="0" w:firstLine="0"/>
        <w:jc w:val="both"/>
      </w:pPr>
      <w:r w:rsidRPr="00394195">
        <w:t>In particolare, l’Appaltatore si impegna a: (i) mettere a disposizione un servizio di reperibilità attivo 24 ore su 24 con operatore fisico, 365 giorni l’anno, e rendere il proprio personale disponibile e sempre rintracciabile sia durante l’orario ordinario di lavoro che durante l’orario di apertura delle Multisale, compresi i giorni festivi; e (ii) garantire il pronto intervento presso le Multisale con le modalità di cui al seguente art. 2.6.</w:t>
      </w:r>
    </w:p>
    <w:p w14:paraId="48DEFE1C"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In caso di situazioni che a discrezione del Committente appaiano poter mettere a rischio l’incolumità del personale del Committente - o dei clienti delle Multisale - e/o possano determinare l’interruzione delle normali attività del Committente, l’Appaltatore, entro n. 4 (quattro) ore dal ricevimento della chiamata/richiesta di intervento dovrà eseguire intervento immediato a mezzo di propri tecnici specializzati presso le Multisale al fine tra l’altro di ripristinare la funzionalità degli impianti in avaria e risolvere le problematiche insorte, restando inteso che, qualora tali problematiche non siano tecnicamente risolvibili in occasione dell’intervento, l’Appaltatore dovrà specificare per iscritto ed in via analitica rimedi e tempi necessari per la risoluzione delle medesime ed iniziare a porre in essere tali rimedi in via immediata.</w:t>
      </w:r>
    </w:p>
    <w:p w14:paraId="2DC74D38"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 xml:space="preserve">Entro n. 7 (sette) giorni solari dalla sottoscrizione del Contratto, l’Appaltatore fornirà al Committente un elenco di indirizzi telefonici di riferimento, inclusi indirizzi e-mail nonché </w:t>
      </w:r>
      <w:r w:rsidRPr="00394195">
        <w:lastRenderedPageBreak/>
        <w:t xml:space="preserve">nominativi di responsabili dell’Appaltatore per i Servizi, fermo l’obbligo dell’Appaltatore di comunicare prontamente al Committente le eventuali variazioni. </w:t>
      </w:r>
    </w:p>
    <w:p w14:paraId="51EA170A" w14:textId="77777777" w:rsidR="00704256" w:rsidRPr="00394195" w:rsidRDefault="00163C94" w:rsidP="00394195">
      <w:pPr>
        <w:numPr>
          <w:ilvl w:val="0"/>
          <w:numId w:val="17"/>
        </w:numPr>
        <w:tabs>
          <w:tab w:val="left" w:pos="567"/>
        </w:tabs>
        <w:suppressAutoHyphens w:val="0"/>
        <w:spacing w:after="120" w:line="312" w:lineRule="auto"/>
        <w:ind w:left="0" w:firstLine="0"/>
        <w:jc w:val="both"/>
      </w:pPr>
      <w:r w:rsidRPr="00394195">
        <w:t xml:space="preserve">È </w:t>
      </w:r>
      <w:r w:rsidR="00704256" w:rsidRPr="00394195">
        <w:t xml:space="preserve">obbligo dell’Appaltatore, entro n. 2 (due) mesi dalla sottoscrizione del Contratto controllare, </w:t>
      </w:r>
      <w:r w:rsidR="00704256" w:rsidRPr="00394195">
        <w:rPr>
          <w:i/>
        </w:rPr>
        <w:t>una tantum</w:t>
      </w:r>
      <w:r w:rsidR="00704256" w:rsidRPr="00394195">
        <w:t xml:space="preserve">, lo stato degli Impianti e quindi proporre al Committente, a proprie integrali cura e spese, progetti tecnici e relativi preventivi per la migliore efficienza e funzionalità degli stessi. Il Committente, a propria insindacabile discrezione, potrà non accettare tali proposte ovvero potrà accettarle in tutto o solo in parte. </w:t>
      </w:r>
    </w:p>
    <w:p w14:paraId="1C82AF3B" w14:textId="32007AC3" w:rsidR="00704256" w:rsidRPr="00394195" w:rsidRDefault="00163C94" w:rsidP="00394195">
      <w:pPr>
        <w:numPr>
          <w:ilvl w:val="0"/>
          <w:numId w:val="17"/>
        </w:numPr>
        <w:tabs>
          <w:tab w:val="left" w:pos="567"/>
        </w:tabs>
        <w:suppressAutoHyphens w:val="0"/>
        <w:spacing w:after="120" w:line="312" w:lineRule="auto"/>
        <w:ind w:left="0" w:firstLine="0"/>
        <w:jc w:val="both"/>
      </w:pPr>
      <w:r w:rsidRPr="00394195">
        <w:t>È</w:t>
      </w:r>
      <w:r w:rsidR="00704256" w:rsidRPr="00394195">
        <w:t xml:space="preserve"> obbligo dell’Appaltatore fornire ad ogni visita manutentiva </w:t>
      </w:r>
      <w:r w:rsidR="00F94398" w:rsidRPr="00394195">
        <w:t>programmata al</w:t>
      </w:r>
      <w:r w:rsidR="00704256" w:rsidRPr="00394195">
        <w:t xml:space="preserve"> Committente report personalizzati sullo stato degli Impianti, nonché di rendere attivo entro n. 2 (due) mesi dalla sottoscrizione del Contratto un proprio sistema di controllo dei Servizi orientato al raggiungimento, mantenimento e miglioramento del sistema qualitativo delle prestazioni erogate.</w:t>
      </w:r>
    </w:p>
    <w:p w14:paraId="5C8920AE"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Il Committente avrà la facoltà di richiedere per iscritto all’Appaltatore variazioni dei Servizi, comunque non superiori al 7,5 % del Corrispettivo di cui all’art. 8, sotto forma di addizioni, eliminazioni o modifiche di altra natura, che non comportino maggiori oneri tecnici e/o organizzativi per l’Appaltatore. Tali variazioni dovranno essere tempestivamente poste in essere dall’Appaltatore e non costituiranno una variante né daranno alcun diritto alla revisione del Corrispettivo di cui all’art. 8 a favore dell’Appaltatore né comporteranno insorgenza di qualsiasi altro diritto e/o facoltà in favore dell’Appaltatore ed a scapito del Committente.</w:t>
      </w:r>
    </w:p>
    <w:p w14:paraId="13B7A089" w14:textId="77777777" w:rsidR="00704256" w:rsidRPr="00394195" w:rsidRDefault="00704256" w:rsidP="00394195">
      <w:pPr>
        <w:numPr>
          <w:ilvl w:val="0"/>
          <w:numId w:val="17"/>
        </w:numPr>
        <w:tabs>
          <w:tab w:val="left" w:pos="567"/>
        </w:tabs>
        <w:suppressAutoHyphens w:val="0"/>
        <w:spacing w:after="120" w:line="312" w:lineRule="auto"/>
        <w:ind w:left="0" w:firstLine="0"/>
        <w:jc w:val="both"/>
      </w:pPr>
      <w:r w:rsidRPr="00394195">
        <w:t>In caso di mancato adempimento da parte dell’Appaltatore degli obblighi assunti dallo stesso ai sensi dei precedenti artt. 2.1, 2.2, 2.4, 2.5, 2.6, 2.7, 2.8, 2.9 e 2.10 il Committente, fermi tutti i propri diritti e prerogative di cui al Contratto, potrà inviare all’Appaltatore una diffida ad adempiere, indicando il termine entro il quale l’Appaltatore dovrà effettuare la prestazione richiesta. Trascorso inutilmente tale termine senza che l’Appaltatore abbia perfettamente e puntualmente adempiuto a quanto intimato, il Committente avrà la facoltà di risolvere il Contratto a mezzo di una comunicazione scritta da inviarsi tramite lettera raccomandata, fatto salvo il diritto al risarcimento di eventuali danni.</w:t>
      </w:r>
    </w:p>
    <w:p w14:paraId="06965BC6" w14:textId="77777777" w:rsidR="00704256" w:rsidRPr="00394195" w:rsidRDefault="00704256" w:rsidP="00394195">
      <w:pPr>
        <w:spacing w:after="120" w:line="312" w:lineRule="auto"/>
        <w:jc w:val="both"/>
      </w:pPr>
    </w:p>
    <w:p w14:paraId="514B70A7" w14:textId="77777777" w:rsidR="00704256" w:rsidRPr="00394195" w:rsidRDefault="00704256" w:rsidP="00394195">
      <w:pPr>
        <w:widowControl w:val="0"/>
        <w:autoSpaceDE w:val="0"/>
        <w:autoSpaceDN w:val="0"/>
        <w:adjustRightInd w:val="0"/>
        <w:spacing w:after="120" w:line="312" w:lineRule="auto"/>
        <w:jc w:val="both"/>
        <w:outlineLvl w:val="0"/>
        <w:rPr>
          <w:b/>
          <w:u w:val="single"/>
        </w:rPr>
      </w:pPr>
      <w:r w:rsidRPr="00394195">
        <w:rPr>
          <w:b/>
        </w:rPr>
        <w:t xml:space="preserve">Art. 3 – </w:t>
      </w:r>
      <w:r w:rsidRPr="00394195">
        <w:rPr>
          <w:b/>
          <w:u w:val="single"/>
        </w:rPr>
        <w:t>Ulteriori obblighi e garanzie dell’Appaltatore - Responsabilità - Coperture assicurative</w:t>
      </w:r>
    </w:p>
    <w:p w14:paraId="562D9993" w14:textId="2801F18A" w:rsidR="00704256" w:rsidRPr="00394195" w:rsidRDefault="00704256" w:rsidP="00394195">
      <w:pPr>
        <w:numPr>
          <w:ilvl w:val="0"/>
          <w:numId w:val="18"/>
        </w:numPr>
        <w:suppressAutoHyphens w:val="0"/>
        <w:spacing w:after="120" w:line="312" w:lineRule="auto"/>
        <w:ind w:left="0" w:firstLine="0"/>
        <w:jc w:val="both"/>
      </w:pPr>
      <w:r w:rsidRPr="00394195">
        <w:t>L’Appaltatore inoltre</w:t>
      </w:r>
      <w:del w:id="48" w:author="Marisa Scollo" w:date="2023-11-09T13:13:00Z">
        <w:r w:rsidRPr="00394195" w:rsidDel="00CB3123">
          <w:delText xml:space="preserve"> </w:delText>
        </w:r>
      </w:del>
      <w:r w:rsidRPr="00394195">
        <w:t>:</w:t>
      </w:r>
    </w:p>
    <w:p w14:paraId="2E696D40" w14:textId="77777777" w:rsidR="00704256" w:rsidRPr="00394195" w:rsidRDefault="00704256" w:rsidP="00394195">
      <w:pPr>
        <w:numPr>
          <w:ilvl w:val="1"/>
          <w:numId w:val="18"/>
        </w:numPr>
        <w:suppressAutoHyphens w:val="0"/>
        <w:spacing w:after="120" w:line="312" w:lineRule="auto"/>
        <w:ind w:left="567" w:hanging="283"/>
        <w:jc w:val="both"/>
      </w:pPr>
      <w:r w:rsidRPr="00394195">
        <w:t xml:space="preserve">fornisce copia del proprio certificato di iscrizione alla CCIAA, acclusa quale </w:t>
      </w:r>
      <w:r w:rsidRPr="00394195">
        <w:rPr>
          <w:b/>
        </w:rPr>
        <w:t>Allegato B</w:t>
      </w:r>
      <w:r w:rsidRPr="00394195">
        <w:t>;</w:t>
      </w:r>
    </w:p>
    <w:p w14:paraId="1D9109B8" w14:textId="77777777" w:rsidR="00704256" w:rsidRPr="00394195" w:rsidRDefault="00704256" w:rsidP="00394195">
      <w:pPr>
        <w:numPr>
          <w:ilvl w:val="1"/>
          <w:numId w:val="18"/>
        </w:numPr>
        <w:suppressAutoHyphens w:val="0"/>
        <w:spacing w:after="120" w:line="312" w:lineRule="auto"/>
        <w:ind w:left="567" w:hanging="283"/>
        <w:jc w:val="both"/>
      </w:pPr>
      <w:r w:rsidRPr="00394195">
        <w:t xml:space="preserve">consegna autocertificazione relativa al possesso dei requisiti di idoneità tecnico-professionale ai sensi dell’art. 26, comma 1 lett. a) del D.Lgs. 9/4/2008 n. 81, acclusa quale </w:t>
      </w:r>
      <w:r w:rsidRPr="00394195">
        <w:rPr>
          <w:b/>
        </w:rPr>
        <w:t>Allegato C</w:t>
      </w:r>
      <w:r w:rsidRPr="00394195">
        <w:t>;</w:t>
      </w:r>
    </w:p>
    <w:p w14:paraId="602E86AC" w14:textId="77777777" w:rsidR="00704256" w:rsidRPr="00394195" w:rsidRDefault="00704256" w:rsidP="00394195">
      <w:pPr>
        <w:numPr>
          <w:ilvl w:val="1"/>
          <w:numId w:val="18"/>
        </w:numPr>
        <w:suppressAutoHyphens w:val="0"/>
        <w:spacing w:after="120" w:line="312" w:lineRule="auto"/>
        <w:ind w:left="567" w:hanging="283"/>
        <w:jc w:val="both"/>
      </w:pPr>
      <w:r w:rsidRPr="00394195">
        <w:lastRenderedPageBreak/>
        <w:t>acconsente sin da ora, e per tutta la durata del Contratto, alla verifica da parte di terzi incaricati dal Committente dell’effettiva osservanza da parte dell’Appaltatore della c.d. “norma tecnica”, vale a dire l’effettiva esecuzione dei Servizi a regola d’arte nel rispetto di tutta la normativa applicabile.</w:t>
      </w:r>
    </w:p>
    <w:p w14:paraId="73F1627A" w14:textId="77777777" w:rsidR="00704256" w:rsidRPr="00394195" w:rsidRDefault="00704256" w:rsidP="00394195">
      <w:pPr>
        <w:widowControl w:val="0"/>
        <w:numPr>
          <w:ilvl w:val="0"/>
          <w:numId w:val="18"/>
        </w:numPr>
        <w:suppressAutoHyphens w:val="0"/>
        <w:autoSpaceDE w:val="0"/>
        <w:autoSpaceDN w:val="0"/>
        <w:adjustRightInd w:val="0"/>
        <w:spacing w:after="120" w:line="312" w:lineRule="auto"/>
        <w:ind w:left="0" w:firstLine="0"/>
        <w:jc w:val="both"/>
      </w:pPr>
      <w:r w:rsidRPr="00394195">
        <w:t xml:space="preserve">I Servizi saranno prestati dall’Appaltatore usando la diligenza specificamente richiesta dalla natura tecnica dell’incarico, anche </w:t>
      </w:r>
      <w:r w:rsidRPr="00394195">
        <w:rPr>
          <w:i/>
        </w:rPr>
        <w:t>ex lege</w:t>
      </w:r>
      <w:r w:rsidRPr="00394195">
        <w:t>, che assume per effetto della sottoscrizione di esso.</w:t>
      </w:r>
    </w:p>
    <w:p w14:paraId="0E5BD50A" w14:textId="77777777" w:rsidR="00704256" w:rsidRPr="00394195" w:rsidRDefault="00704256">
      <w:pPr>
        <w:numPr>
          <w:ilvl w:val="0"/>
          <w:numId w:val="18"/>
        </w:numPr>
        <w:suppressAutoHyphens w:val="0"/>
        <w:spacing w:line="312" w:lineRule="auto"/>
        <w:ind w:left="0" w:firstLine="0"/>
        <w:jc w:val="both"/>
        <w:pPrChange w:id="49" w:author="Marisa Scollo" w:date="2023-11-09T13:14:00Z">
          <w:pPr>
            <w:numPr>
              <w:numId w:val="18"/>
            </w:numPr>
            <w:suppressAutoHyphens w:val="0"/>
            <w:spacing w:after="120" w:line="312" w:lineRule="auto"/>
            <w:ind w:left="720" w:hanging="360"/>
            <w:jc w:val="both"/>
          </w:pPr>
        </w:pPrChange>
      </w:pPr>
      <w:r w:rsidRPr="00394195">
        <w:t>Con la sottoscrizione del Contratto, l’Appaltatore dichiara di essersi reso pienamente edotto e di aver tenuto debito conto di tutte le condizioni ambientali, nonché di tutte quelle circostanze, fattori, evenienze contingenti e/o prevedibili ed alee che possano influire sulle prestazioni dei Servizi, ai sensi del presente Contratto, e sulla determinazione del Corrispettivo di cui al successivo art. 8. La mancata, errata o insufficiente valutazione degli elementi di cui sopra da parte dell’Appaltatore non esimerà quest’ultimo dal rispetto di tutti gli impegni dallo stesso assunti ai sensi del Contratto.</w:t>
      </w:r>
    </w:p>
    <w:p w14:paraId="740897B4" w14:textId="77777777" w:rsidR="00704256" w:rsidRPr="00394195" w:rsidRDefault="00704256" w:rsidP="00394195">
      <w:pPr>
        <w:widowControl w:val="0"/>
        <w:autoSpaceDE w:val="0"/>
        <w:autoSpaceDN w:val="0"/>
        <w:adjustRightInd w:val="0"/>
        <w:spacing w:after="120" w:line="312" w:lineRule="auto"/>
        <w:jc w:val="both"/>
      </w:pPr>
      <w:r w:rsidRPr="00394195">
        <w:t>L’Appaltatore si impegna ad essere sempre in regola con tutte le disposizioni contrattuali e di legge - vigenti e/o che saranno emanate nel corso del Contratto - relative all’espletamento dei Servizi e ad ottenere e mantenere per tutta la durata del Contratto tutte le autorizzazioni e/o i permessi necessari, nonché ad adottare tutti i provvedimenti e le cautele necessari a garantire l’incolumità del personale proprio</w:t>
      </w:r>
      <w:r w:rsidR="00DF2DB6" w:rsidRPr="00394195">
        <w:t xml:space="preserve">, </w:t>
      </w:r>
      <w:r w:rsidRPr="00394195">
        <w:t>del Committente e dei terzi, nonché ad osservare le regole di esperienza del settore.</w:t>
      </w:r>
    </w:p>
    <w:p w14:paraId="08B0C1A4" w14:textId="77777777" w:rsidR="00704256" w:rsidRPr="00394195" w:rsidRDefault="00704256" w:rsidP="00394195">
      <w:pPr>
        <w:widowControl w:val="0"/>
        <w:numPr>
          <w:ilvl w:val="0"/>
          <w:numId w:val="18"/>
        </w:numPr>
        <w:suppressAutoHyphens w:val="0"/>
        <w:autoSpaceDE w:val="0"/>
        <w:autoSpaceDN w:val="0"/>
        <w:adjustRightInd w:val="0"/>
        <w:spacing w:after="120" w:line="312" w:lineRule="auto"/>
        <w:ind w:left="0" w:firstLine="0"/>
        <w:jc w:val="both"/>
      </w:pPr>
      <w:r w:rsidRPr="00394195">
        <w:t>L’Appaltatore risponderà dei danni eventualmente causati al Committente e/o al proprio personale e/o a terzi dai propri responsabili, dipendenti e/o addetti e/o incaricati - inclusi i danni causati per colpa lieve - in relazione alla prestazione dei Servizi in ciascuna delle Multisale, esonerando e manlevando a questo proposito il Committente da qualsiasi responsabilità nonché da qualsiasi eventuale richiesta, risarcimento, costo, onere o pretesa di indennizzo fondata su fatti verificatisi in occasione dell’esecuzione di quanto previsto nel Contratto.</w:t>
      </w:r>
    </w:p>
    <w:p w14:paraId="00015DC4" w14:textId="604CA10C" w:rsidR="001212D7" w:rsidRPr="00F53BB7" w:rsidRDefault="00704256" w:rsidP="001212D7">
      <w:pPr>
        <w:widowControl w:val="0"/>
        <w:autoSpaceDE w:val="0"/>
        <w:autoSpaceDN w:val="0"/>
        <w:adjustRightInd w:val="0"/>
        <w:spacing w:line="288" w:lineRule="auto"/>
        <w:jc w:val="both"/>
        <w:rPr>
          <w:bCs/>
          <w:highlight w:val="yellow"/>
          <w:rPrChange w:id="50" w:author="Davide Milizia [2]" w:date="2023-11-13T15:07:00Z">
            <w:rPr>
              <w:bCs/>
            </w:rPr>
          </w:rPrChange>
        </w:rPr>
      </w:pPr>
      <w:r w:rsidRPr="001212D7">
        <w:t>A tal fine l’Appaltatore dic</w:t>
      </w:r>
      <w:r w:rsidR="003B0B73" w:rsidRPr="001212D7">
        <w:t xml:space="preserve">hiara di aver stipulato con la </w:t>
      </w:r>
      <w:r w:rsidR="003B0B73" w:rsidRPr="00F53BB7">
        <w:rPr>
          <w:highlight w:val="yellow"/>
          <w:rPrChange w:id="51" w:author="Davide Milizia [2]" w:date="2023-11-13T15:07:00Z">
            <w:rPr/>
          </w:rPrChange>
        </w:rPr>
        <w:t>A</w:t>
      </w:r>
      <w:r w:rsidR="00DF2DB6" w:rsidRPr="00F53BB7">
        <w:rPr>
          <w:highlight w:val="yellow"/>
          <w:rPrChange w:id="52" w:author="Davide Milizia [2]" w:date="2023-11-13T15:07:00Z">
            <w:rPr/>
          </w:rPrChange>
        </w:rPr>
        <w:t xml:space="preserve">genzia </w:t>
      </w:r>
      <w:r w:rsidR="001212D7" w:rsidRPr="00F53BB7">
        <w:rPr>
          <w:bCs/>
          <w:highlight w:val="yellow"/>
          <w:rPrChange w:id="53" w:author="Davide Milizia [2]" w:date="2023-11-13T15:07:00Z">
            <w:rPr>
              <w:bCs/>
            </w:rPr>
          </w:rPrChange>
        </w:rPr>
        <w:t>Cattolica Assicurazioni Agenzia</w:t>
      </w:r>
    </w:p>
    <w:p w14:paraId="4F76C99F" w14:textId="4E778A8B" w:rsidR="00704256" w:rsidRPr="00394195" w:rsidRDefault="001212D7">
      <w:pPr>
        <w:widowControl w:val="0"/>
        <w:autoSpaceDE w:val="0"/>
        <w:autoSpaceDN w:val="0"/>
        <w:adjustRightInd w:val="0"/>
        <w:spacing w:line="312" w:lineRule="auto"/>
        <w:jc w:val="both"/>
        <w:pPrChange w:id="54" w:author="Marisa Scollo" w:date="2023-11-09T13:14:00Z">
          <w:pPr>
            <w:widowControl w:val="0"/>
            <w:autoSpaceDE w:val="0"/>
            <w:autoSpaceDN w:val="0"/>
            <w:adjustRightInd w:val="0"/>
            <w:spacing w:line="288" w:lineRule="auto"/>
            <w:jc w:val="both"/>
          </w:pPr>
        </w:pPrChange>
      </w:pPr>
      <w:r w:rsidRPr="00F53BB7">
        <w:rPr>
          <w:bCs/>
          <w:highlight w:val="yellow"/>
          <w:rPrChange w:id="55" w:author="Davide Milizia [2]" w:date="2023-11-13T15:07:00Z">
            <w:rPr>
              <w:bCs/>
            </w:rPr>
          </w:rPrChange>
        </w:rPr>
        <w:t xml:space="preserve">di Catania </w:t>
      </w:r>
      <w:r w:rsidRPr="00F53BB7">
        <w:rPr>
          <w:highlight w:val="yellow"/>
          <w:rPrChange w:id="56" w:author="Davide Milizia [2]" w:date="2023-11-13T15:07:00Z">
            <w:rPr/>
          </w:rPrChange>
        </w:rPr>
        <w:t>polizza assicurativa</w:t>
      </w:r>
      <w:r w:rsidR="00704256" w:rsidRPr="00F53BB7">
        <w:rPr>
          <w:highlight w:val="yellow"/>
          <w:rPrChange w:id="57" w:author="Davide Milizia [2]" w:date="2023-11-13T15:07:00Z">
            <w:rPr/>
          </w:rPrChange>
        </w:rPr>
        <w:t xml:space="preserve"> </w:t>
      </w:r>
      <w:r w:rsidR="00382BDF" w:rsidRPr="00F53BB7">
        <w:rPr>
          <w:b/>
          <w:highlight w:val="yellow"/>
          <w:rPrChange w:id="58" w:author="Davide Milizia [2]" w:date="2023-11-13T15:07:00Z">
            <w:rPr>
              <w:b/>
            </w:rPr>
          </w:rPrChange>
        </w:rPr>
        <w:t>n</w:t>
      </w:r>
      <w:r w:rsidR="00704256" w:rsidRPr="00F53BB7">
        <w:rPr>
          <w:b/>
          <w:highlight w:val="yellow"/>
          <w:rPrChange w:id="59" w:author="Davide Milizia [2]" w:date="2023-11-13T15:07:00Z">
            <w:rPr>
              <w:b/>
            </w:rPr>
          </w:rPrChange>
        </w:rPr>
        <w:t xml:space="preserve">° </w:t>
      </w:r>
      <w:r w:rsidRPr="00F53BB7">
        <w:rPr>
          <w:bCs/>
          <w:highlight w:val="yellow"/>
          <w:rPrChange w:id="60" w:author="Davide Milizia [2]" w:date="2023-11-13T15:07:00Z">
            <w:rPr>
              <w:bCs/>
            </w:rPr>
          </w:rPrChange>
        </w:rPr>
        <w:t>03611912000441</w:t>
      </w:r>
      <w:r w:rsidR="00FB20C3" w:rsidRPr="00394195">
        <w:t xml:space="preserve"> </w:t>
      </w:r>
      <w:r w:rsidR="00DF2DB6" w:rsidRPr="00394195">
        <w:t xml:space="preserve">per </w:t>
      </w:r>
      <w:r w:rsidR="00704256" w:rsidRPr="00394195">
        <w:t xml:space="preserve">la responsabilità civile, espressamente estesa ai casi di responsabilità per dolo e colpa grave/lieve, polizza che prevede un massimale di </w:t>
      </w:r>
      <w:r w:rsidR="00704256" w:rsidRPr="001212D7">
        <w:rPr>
          <w:b/>
        </w:rPr>
        <w:t xml:space="preserve">Euro </w:t>
      </w:r>
      <w:r w:rsidRPr="009B26CC">
        <w:rPr>
          <w:b/>
          <w:highlight w:val="yellow"/>
          <w:rPrChange w:id="61" w:author="Davide Milizia [2]" w:date="2023-11-13T10:32:00Z">
            <w:rPr>
              <w:b/>
            </w:rPr>
          </w:rPrChange>
        </w:rPr>
        <w:t>5</w:t>
      </w:r>
      <w:r w:rsidR="00704256" w:rsidRPr="009B26CC">
        <w:rPr>
          <w:b/>
          <w:highlight w:val="yellow"/>
          <w:rPrChange w:id="62" w:author="Davide Milizia [2]" w:date="2023-11-13T10:32:00Z">
            <w:rPr>
              <w:b/>
            </w:rPr>
          </w:rPrChange>
        </w:rPr>
        <w:t>.</w:t>
      </w:r>
      <w:r w:rsidRPr="009B26CC">
        <w:rPr>
          <w:b/>
          <w:highlight w:val="yellow"/>
          <w:rPrChange w:id="63" w:author="Davide Milizia [2]" w:date="2023-11-13T10:32:00Z">
            <w:rPr>
              <w:b/>
            </w:rPr>
          </w:rPrChange>
        </w:rPr>
        <w:t>0</w:t>
      </w:r>
      <w:r w:rsidR="00704256" w:rsidRPr="009B26CC">
        <w:rPr>
          <w:b/>
          <w:highlight w:val="yellow"/>
          <w:rPrChange w:id="64" w:author="Davide Milizia [2]" w:date="2023-11-13T10:32:00Z">
            <w:rPr>
              <w:b/>
            </w:rPr>
          </w:rPrChange>
        </w:rPr>
        <w:t>00</w:t>
      </w:r>
      <w:r w:rsidR="00382BDF" w:rsidRPr="009B26CC">
        <w:rPr>
          <w:b/>
          <w:highlight w:val="yellow"/>
          <w:rPrChange w:id="65" w:author="Davide Milizia [2]" w:date="2023-11-13T10:32:00Z">
            <w:rPr>
              <w:b/>
            </w:rPr>
          </w:rPrChange>
        </w:rPr>
        <w:t>.000,00</w:t>
      </w:r>
      <w:r w:rsidR="00FB20C3" w:rsidRPr="009B26CC">
        <w:rPr>
          <w:b/>
          <w:highlight w:val="yellow"/>
          <w:rPrChange w:id="66" w:author="Davide Milizia [2]" w:date="2023-11-13T10:32:00Z">
            <w:rPr>
              <w:b/>
            </w:rPr>
          </w:rPrChange>
        </w:rPr>
        <w:t xml:space="preserve"> </w:t>
      </w:r>
      <w:r w:rsidR="00704256" w:rsidRPr="009B26CC">
        <w:rPr>
          <w:b/>
          <w:highlight w:val="yellow"/>
          <w:rPrChange w:id="67" w:author="Davide Milizia [2]" w:date="2023-11-13T10:32:00Z">
            <w:rPr>
              <w:b/>
            </w:rPr>
          </w:rPrChange>
        </w:rPr>
        <w:t xml:space="preserve"> </w:t>
      </w:r>
      <w:r w:rsidR="00704256" w:rsidRPr="009B26CC">
        <w:rPr>
          <w:bCs/>
          <w:highlight w:val="yellow"/>
          <w:rPrChange w:id="68" w:author="Davide Milizia [2]" w:date="2023-11-13T10:32:00Z">
            <w:rPr>
              <w:b/>
            </w:rPr>
          </w:rPrChange>
        </w:rPr>
        <w:t>(</w:t>
      </w:r>
      <w:r w:rsidRPr="009B26CC">
        <w:rPr>
          <w:bCs/>
          <w:i/>
          <w:highlight w:val="yellow"/>
          <w:rPrChange w:id="69" w:author="Davide Milizia [2]" w:date="2023-11-13T10:32:00Z">
            <w:rPr>
              <w:b/>
              <w:i/>
            </w:rPr>
          </w:rPrChange>
        </w:rPr>
        <w:t>cinquemilioni/00</w:t>
      </w:r>
      <w:r w:rsidR="00704256" w:rsidRPr="009B26CC">
        <w:rPr>
          <w:bCs/>
          <w:highlight w:val="yellow"/>
          <w:rPrChange w:id="70" w:author="Davide Milizia [2]" w:date="2023-11-13T10:32:00Z">
            <w:rPr>
              <w:b/>
            </w:rPr>
          </w:rPrChange>
        </w:rPr>
        <w:t>)</w:t>
      </w:r>
      <w:r w:rsidR="00704256" w:rsidRPr="001212D7">
        <w:rPr>
          <w:b/>
        </w:rPr>
        <w:t xml:space="preserve"> </w:t>
      </w:r>
      <w:r w:rsidR="00704256" w:rsidRPr="001212D7">
        <w:t>per ogni sinistro o danno e che si impegna a consegnare in copia al Committente entro e non oltre n. 15 (quindici) giorni dalla data di sottoscrizione del Contratto, fermo restando che detto obbligo di assicurazione non potrà diminuire in alcun caso la responsabilità dell’</w:t>
      </w:r>
      <w:del w:id="71" w:author="Marisa Scollo" w:date="2023-11-09T13:14:00Z">
        <w:r w:rsidR="00704256" w:rsidRPr="001212D7" w:rsidDel="00CB3123">
          <w:delText xml:space="preserve"> </w:delText>
        </w:r>
      </w:del>
      <w:r w:rsidR="00704256" w:rsidRPr="001212D7">
        <w:t>Appaltatore.</w:t>
      </w:r>
    </w:p>
    <w:p w14:paraId="1B21B30E" w14:textId="77777777" w:rsidR="00704256" w:rsidRPr="00394195" w:rsidRDefault="00704256" w:rsidP="00394195">
      <w:pPr>
        <w:widowControl w:val="0"/>
        <w:autoSpaceDE w:val="0"/>
        <w:autoSpaceDN w:val="0"/>
        <w:adjustRightInd w:val="0"/>
        <w:spacing w:after="120" w:line="312" w:lineRule="auto"/>
        <w:jc w:val="both"/>
      </w:pPr>
      <w:r w:rsidRPr="00394195">
        <w:t>L’Appaltatore dovrà provvedere nei termini al pagamento dei relativi premi assicurativi fornendo al Committente la prova mediante l’esibizione della quietanza, con facoltà del Committente - ma non obbligo - di provvedervi direttamente in difetto di adempimento da parte dell’Appaltatore mediante trattenuta del relativo importo sull’ammontare del Corrispettivo di cui all’art. 8.</w:t>
      </w:r>
    </w:p>
    <w:p w14:paraId="76DEDCB3" w14:textId="77777777" w:rsidR="00704256" w:rsidRPr="00394195" w:rsidRDefault="00704256" w:rsidP="00394195">
      <w:pPr>
        <w:widowControl w:val="0"/>
        <w:autoSpaceDE w:val="0"/>
        <w:autoSpaceDN w:val="0"/>
        <w:adjustRightInd w:val="0"/>
        <w:spacing w:after="120" w:line="312" w:lineRule="auto"/>
        <w:jc w:val="both"/>
      </w:pPr>
      <w:r w:rsidRPr="00394195">
        <w:lastRenderedPageBreak/>
        <w:t>L’Appaltatore prende atto del carattere obbligatorio della stipula di adeguata polizza assicurativa per la copertura dei rischi previsti dal presente articolo e di come la piena validità ed efficacia della polizza (o la stipulazione di nuova polizza equivalente) per tutta la durata del Contratto costituiscano condizioni essenziali per la vigenza del Contratto.</w:t>
      </w:r>
    </w:p>
    <w:p w14:paraId="5EC5BD34" w14:textId="77777777" w:rsidR="00704256" w:rsidRPr="00394195" w:rsidRDefault="00704256" w:rsidP="00394195">
      <w:pPr>
        <w:widowControl w:val="0"/>
        <w:autoSpaceDE w:val="0"/>
        <w:autoSpaceDN w:val="0"/>
        <w:adjustRightInd w:val="0"/>
        <w:spacing w:after="120" w:line="312" w:lineRule="auto"/>
        <w:jc w:val="both"/>
      </w:pPr>
    </w:p>
    <w:p w14:paraId="62F86F98" w14:textId="77777777" w:rsidR="00704256" w:rsidRPr="00394195" w:rsidRDefault="00704256" w:rsidP="00394195">
      <w:pPr>
        <w:keepNext/>
        <w:widowControl w:val="0"/>
        <w:autoSpaceDE w:val="0"/>
        <w:autoSpaceDN w:val="0"/>
        <w:adjustRightInd w:val="0"/>
        <w:spacing w:after="120" w:line="312" w:lineRule="auto"/>
        <w:outlineLvl w:val="0"/>
        <w:rPr>
          <w:b/>
          <w:u w:val="single"/>
        </w:rPr>
      </w:pPr>
      <w:r w:rsidRPr="00394195">
        <w:rPr>
          <w:b/>
        </w:rPr>
        <w:t xml:space="preserve">Art. 4 – </w:t>
      </w:r>
      <w:r w:rsidRPr="00394195">
        <w:rPr>
          <w:b/>
          <w:u w:val="single"/>
        </w:rPr>
        <w:t>Organizzazione e personale dell’Appaltatore - Sicurezza</w:t>
      </w:r>
    </w:p>
    <w:p w14:paraId="6FDE1626" w14:textId="77777777" w:rsidR="00704256" w:rsidRPr="00394195" w:rsidRDefault="00704256"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L’Appaltatore dichiara che i Servizi saranno prestati dallo stesso in via diretta con personale proprio altamente specializzato, regolarmente istruito e formato sotto l’aspetto tecnico-normativo, anche nel pieno rispetto della propria e ed altrui sicurezza, così come previsto dal D.lgs. 81/2008 e successive modifiche e comunque nel rispetto di quanto previsto dalla normativa tempo per tempo in vigore.</w:t>
      </w:r>
    </w:p>
    <w:p w14:paraId="36049A47" w14:textId="17249D39" w:rsidR="00E6561D" w:rsidRPr="00394195" w:rsidRDefault="00E6561D"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 xml:space="preserve">In particolare, </w:t>
      </w:r>
      <w:r w:rsidR="00C712D1" w:rsidRPr="00394195">
        <w:t xml:space="preserve">nel corso dello svolgimento dei Servizi, </w:t>
      </w:r>
      <w:r w:rsidRPr="00394195">
        <w:t xml:space="preserve">l’Appaltatore si impegna a rispettare e a far rispettare </w:t>
      </w:r>
      <w:r w:rsidR="00C712D1" w:rsidRPr="00394195">
        <w:t xml:space="preserve">scrupolosamente </w:t>
      </w:r>
      <w:r w:rsidRPr="00394195">
        <w:t xml:space="preserve">dal proprio personale </w:t>
      </w:r>
      <w:r w:rsidR="00C712D1" w:rsidRPr="00394195">
        <w:t xml:space="preserve">e da terzi eventualmente incaricati, tutte le norme di legge, i protocolli, le linee guida e, in generale, tutte </w:t>
      </w:r>
      <w:r w:rsidRPr="00394195">
        <w:t>le misure</w:t>
      </w:r>
      <w:r w:rsidR="00C712D1" w:rsidRPr="00394195">
        <w:t xml:space="preserve"> per il contenimento del contagio da </w:t>
      </w:r>
      <w:del w:id="72" w:author="TSC Legal" w:date="2025-11-03T12:43:00Z" w16du:dateUtc="2025-11-03T11:43:00Z">
        <w:r w:rsidR="00C712D1" w:rsidRPr="00394195" w:rsidDel="00AB04FC">
          <w:delText>Covid-19</w:delText>
        </w:r>
      </w:del>
      <w:ins w:id="73" w:author="TSC Legal" w:date="2025-11-03T12:43:00Z" w16du:dateUtc="2025-11-03T11:43:00Z">
        <w:r w:rsidR="00AB04FC">
          <w:t>pandemie</w:t>
        </w:r>
      </w:ins>
      <w:r w:rsidR="00C712D1" w:rsidRPr="00394195">
        <w:t xml:space="preserve"> di volta in volta in vigore, assumendo ogni responsabilità per la loro inosservanza, con espressa manleva del Committente al riguardo.</w:t>
      </w:r>
    </w:p>
    <w:p w14:paraId="699F73FA" w14:textId="77777777" w:rsidR="00704256" w:rsidRPr="00394195" w:rsidRDefault="00704256">
      <w:pPr>
        <w:numPr>
          <w:ilvl w:val="0"/>
          <w:numId w:val="19"/>
        </w:numPr>
        <w:tabs>
          <w:tab w:val="left" w:pos="567"/>
        </w:tabs>
        <w:suppressAutoHyphens w:val="0"/>
        <w:spacing w:line="312" w:lineRule="auto"/>
        <w:ind w:left="0" w:hanging="11"/>
        <w:jc w:val="both"/>
        <w:pPrChange w:id="74" w:author="Marisa Scollo" w:date="2023-11-09T13:15:00Z">
          <w:pPr>
            <w:numPr>
              <w:numId w:val="19"/>
            </w:numPr>
            <w:tabs>
              <w:tab w:val="left" w:pos="567"/>
            </w:tabs>
            <w:suppressAutoHyphens w:val="0"/>
            <w:spacing w:after="120" w:line="312" w:lineRule="auto"/>
            <w:ind w:left="720" w:hanging="11"/>
            <w:jc w:val="both"/>
          </w:pPr>
        </w:pPrChange>
      </w:pPr>
      <w:r w:rsidRPr="00394195">
        <w:t>L’Appaltatore dichiara che tutti gli oneri e gli obblighi relativi ai rapporti intercorrenti fra l’Appaltatore ed il personale impiegato per la fornitura dei Servizi graveranno esclusivamente sull’Appaltatore, che si obbliga a tempestivamente ed adeguatamente retribuire ed assicurare il proprio personale a norma di legge anche in base al relativo C.C.N.L. ed altresì dichiara sotto sua esclusiva responsabilità che impiegherà, e/o saranno impiegati, per l’esecuzione dei Servizi personale proprio, inquadrato, retribuito ed assicurato in conformità della legge in vigore, nonché di adempiere tutti i relativi obblighi di legge, nessuno escluso, ivi incluso l’obbligo relativo alla tenuta dei libri di lavoro, alle assicurazioni sociali, previdenziali e contro gli infortuni sul lavoro e le malattie professionali in favore di ogni proprio dipendente, esonerando e manlevando a questo proposito il Committente da qualsiasi responsabilità.</w:t>
      </w:r>
    </w:p>
    <w:p w14:paraId="25312406" w14:textId="77777777" w:rsidR="00704256" w:rsidRPr="00394195" w:rsidRDefault="00704256" w:rsidP="00394195">
      <w:pPr>
        <w:widowControl w:val="0"/>
        <w:tabs>
          <w:tab w:val="left" w:pos="705"/>
        </w:tabs>
        <w:autoSpaceDE w:val="0"/>
        <w:autoSpaceDN w:val="0"/>
        <w:adjustRightInd w:val="0"/>
        <w:spacing w:after="120" w:line="312" w:lineRule="auto"/>
        <w:jc w:val="both"/>
      </w:pPr>
      <w:r w:rsidRPr="00394195">
        <w:t>L’Appaltatore si impegna specificamente altresì ad osservare tutte le vigenti disposizioni in materia di sicurezza e legislazione del lavoro con particolare riguardo alla prevenzione infortuni, igiene e sicurezza del lavoro anche in base a quanto previsto dal D.lgs. n. 81/2008 e successive modifiche  con garanzia  che ogni materiale  e/o bene utilizzato nell’espletamento dei Servizi  sia a norma di legge, nel rispetto di quanto previsto anche dal D.lgs. n. 81/2008 e successive modifiche, nonché di prima qualità ed assolutamente non pericolosi per i dipendenti dell’Appaltatore, del Committente e/o per i terzi.</w:t>
      </w:r>
    </w:p>
    <w:p w14:paraId="693FCABA" w14:textId="77777777" w:rsidR="00704256" w:rsidRPr="00394195" w:rsidRDefault="00704256" w:rsidP="00394195">
      <w:pPr>
        <w:widowControl w:val="0"/>
        <w:numPr>
          <w:ilvl w:val="0"/>
          <w:numId w:val="19"/>
        </w:numPr>
        <w:tabs>
          <w:tab w:val="left" w:pos="567"/>
          <w:tab w:val="left" w:pos="709"/>
        </w:tabs>
        <w:suppressAutoHyphens w:val="0"/>
        <w:autoSpaceDE w:val="0"/>
        <w:autoSpaceDN w:val="0"/>
        <w:adjustRightInd w:val="0"/>
        <w:spacing w:after="120" w:line="312" w:lineRule="auto"/>
        <w:ind w:left="0" w:hanging="11"/>
        <w:jc w:val="both"/>
      </w:pPr>
      <w:r w:rsidRPr="00394195">
        <w:t xml:space="preserve">L’organizzazione dei mezzi e del personale per la prestazione dei Servizi, nel rispetto delle </w:t>
      </w:r>
      <w:r w:rsidRPr="00394195">
        <w:lastRenderedPageBreak/>
        <w:t>modalità di esecuzione delle prestazioni dell’Appaltatore quali stabilite nell’art. 2 e 5 nonché negli allegati del Contratto, è a completo carico dell’Appaltatore medesimo, attribuendosi peraltro al Committente la facoltà di indicare all’Appaltatore - il quale, sempre nel rispetto di dette modalità di esecuzione, dovrà conformarvisi - gli aggiustamenti e/o le modifiche che appaiano opportuni ai fini del miglior funzionamento delle Multisale e/o del più efficiente raggiungimento degli scopi del Contratto.</w:t>
      </w:r>
    </w:p>
    <w:p w14:paraId="4F512586" w14:textId="77777777" w:rsidR="00704256" w:rsidRPr="00394195" w:rsidRDefault="00704256" w:rsidP="00394195">
      <w:pPr>
        <w:numPr>
          <w:ilvl w:val="0"/>
          <w:numId w:val="19"/>
        </w:numPr>
        <w:tabs>
          <w:tab w:val="left" w:pos="567"/>
        </w:tabs>
        <w:suppressAutoHyphens w:val="0"/>
        <w:autoSpaceDE w:val="0"/>
        <w:autoSpaceDN w:val="0"/>
        <w:adjustRightInd w:val="0"/>
        <w:spacing w:after="120" w:line="312" w:lineRule="auto"/>
        <w:ind w:left="0" w:hanging="11"/>
        <w:jc w:val="both"/>
      </w:pPr>
      <w:r w:rsidRPr="00394195">
        <w:t xml:space="preserve">Al Committente si riconosce la facoltà di verificare in qualsiasi momento che il personale sia idoneo e capace di assolvere il compito affidatogli ed eventualmente di chiedere a sua discrezione la sostituzione di quello ritenuto non idoneo sulla base di ragioni attinenti alle prestazioni e/o alla condotta nei locali del Committente, senza obbligo di indennizzi di alcun genere; altresì al Committente si riconosce la facoltà di verificare in qualsiasi momento che l’Appaltatore sia in regola per il personale impiegato nei Servizi per quanto attiene il regolare e tempestivo versamento dei contributi previdenziali e dei contributi assicurativi obbligatori per gli infortuni sul lavoro e le malattie professionali del personale stesso con autorizzazione espressa ora per allora in favore  del Committente a formulare e presentare - anche a nome dell’Appaltatore ovvero quale delegata – qualsiasi richiesta e/o istanza presso le competenti autorità/istituti previdenziali/enti riscossori e simili.  </w:t>
      </w:r>
    </w:p>
    <w:p w14:paraId="77196B5B" w14:textId="77777777" w:rsidR="00704256" w:rsidRPr="00394195" w:rsidRDefault="00704256" w:rsidP="00394195">
      <w:pPr>
        <w:pStyle w:val="Corpotesto"/>
        <w:numPr>
          <w:ilvl w:val="0"/>
          <w:numId w:val="19"/>
        </w:numPr>
        <w:tabs>
          <w:tab w:val="left" w:pos="567"/>
        </w:tabs>
        <w:spacing w:line="312" w:lineRule="auto"/>
        <w:ind w:left="0" w:hanging="11"/>
        <w:jc w:val="both"/>
      </w:pPr>
      <w:r w:rsidRPr="00394195">
        <w:t xml:space="preserve">L’Appaltatore ha inoltre l’obbligo di comprovare al Committente, ove richiesto, con idonea documentazione, il puntuale adempimento da parte dell’Appaltatore degli obblighi di cui ai precedenti art. 4.2, 4.3 e 4.4 ed il Committente avrà la facoltà di ottenere dall’Appaltatore e/o richiedere a terzi informazioni e di effettuare, anche mediante tecnici di propria fiducia, ogni possibile verifica per accertare l’esecuzione degli stessi. In particolare, l’Appaltatore ha l’obbligo di consegnare al Committente tutti i documenti previsti dalla normativa tempo per tempo in vigore e segnatamente e comunque: </w:t>
      </w:r>
    </w:p>
    <w:p w14:paraId="25386E8F" w14:textId="77777777" w:rsidR="00704256" w:rsidRPr="00394195" w:rsidRDefault="00704256" w:rsidP="00394195">
      <w:pPr>
        <w:pStyle w:val="Corpotesto"/>
        <w:numPr>
          <w:ilvl w:val="1"/>
          <w:numId w:val="19"/>
        </w:numPr>
        <w:tabs>
          <w:tab w:val="left" w:pos="567"/>
        </w:tabs>
        <w:spacing w:line="312" w:lineRule="auto"/>
        <w:ind w:left="0" w:firstLine="0"/>
        <w:jc w:val="both"/>
      </w:pPr>
      <w:r w:rsidRPr="00394195">
        <w:t xml:space="preserve">originale del Documento Unico di Regolarità Contributiva con preventiva consegna di copia della relativa istanza presentata al competente Istituto di Previdenza entro e non oltre n. 7 (sette) giorni successivi a richiesta da parte del Committente che potrà avvenire in ogni momento della vigenza del Contratto e sino al decorso dei venticinque mesi successivi alla cessazione dei Servizi e comunque </w:t>
      </w:r>
      <w:r w:rsidRPr="00394195">
        <w:rPr>
          <w:b/>
        </w:rPr>
        <w:t>(i)</w:t>
      </w:r>
      <w:r w:rsidRPr="00394195">
        <w:t xml:space="preserve"> entro e non oltre n. 15 (quindici) giorni dalla data di sottoscrizione del Contratto; </w:t>
      </w:r>
      <w:r w:rsidRPr="00394195">
        <w:rPr>
          <w:b/>
        </w:rPr>
        <w:t>(ii)</w:t>
      </w:r>
      <w:r w:rsidRPr="00394195">
        <w:t xml:space="preserve"> alla data di cessazione del Contratto; </w:t>
      </w:r>
      <w:r w:rsidRPr="00394195">
        <w:rPr>
          <w:b/>
        </w:rPr>
        <w:t>(iii)</w:t>
      </w:r>
      <w:r w:rsidRPr="00394195">
        <w:t xml:space="preserve"> alle date del 31 marzo  – 30 giugno  – 30 settembre di ogni anno della durata del Contratto, precisando</w:t>
      </w:r>
      <w:r w:rsidR="00E7190D" w:rsidRPr="00394195">
        <w:t>si</w:t>
      </w:r>
      <w:r w:rsidRPr="00394195">
        <w:t xml:space="preserve"> che il relativo documento dovrà essere evaso dall’Appaltatore entro e non oltre n. 30 (trenta) giorni dalle appena precedentemente indicate date; </w:t>
      </w:r>
    </w:p>
    <w:p w14:paraId="00F61807" w14:textId="5CBB6CB3" w:rsidR="00704256" w:rsidRPr="00394195" w:rsidRDefault="00704256" w:rsidP="00394195">
      <w:pPr>
        <w:pStyle w:val="Corpotesto"/>
        <w:numPr>
          <w:ilvl w:val="1"/>
          <w:numId w:val="19"/>
        </w:numPr>
        <w:tabs>
          <w:tab w:val="left" w:pos="567"/>
        </w:tabs>
        <w:spacing w:line="312" w:lineRule="auto"/>
        <w:ind w:left="0" w:firstLine="0"/>
        <w:jc w:val="both"/>
      </w:pPr>
      <w:r w:rsidRPr="00394195">
        <w:lastRenderedPageBreak/>
        <w:t>dichiarazione sull’organico medio occupato nell’anno precedente entro e non oltre n. 15 (quindici) giorni dalla data di sottoscrizione del Contratto nonché entro e non oltre n. 15 (</w:t>
      </w:r>
      <w:del w:id="75" w:author="Marisa Scollo" w:date="2023-11-09T13:16:00Z">
        <w:r w:rsidRPr="00394195" w:rsidDel="00444BB7">
          <w:delText>quindici)  giorni</w:delText>
        </w:r>
      </w:del>
      <w:ins w:id="76" w:author="Marisa Scollo" w:date="2023-11-09T13:16:00Z">
        <w:r w:rsidR="00444BB7" w:rsidRPr="00394195">
          <w:t>quindici) giorni</w:t>
        </w:r>
      </w:ins>
      <w:r w:rsidRPr="00394195">
        <w:t xml:space="preserve"> dalla data di cessazione del Contratto; </w:t>
      </w:r>
    </w:p>
    <w:p w14:paraId="7C04813B" w14:textId="77777777" w:rsidR="00704256" w:rsidRPr="00394195" w:rsidRDefault="00704256" w:rsidP="00394195">
      <w:pPr>
        <w:pStyle w:val="Corpotesto"/>
        <w:numPr>
          <w:ilvl w:val="1"/>
          <w:numId w:val="19"/>
        </w:numPr>
        <w:tabs>
          <w:tab w:val="left" w:pos="567"/>
        </w:tabs>
        <w:spacing w:line="312" w:lineRule="auto"/>
        <w:ind w:left="0" w:firstLine="0"/>
        <w:jc w:val="both"/>
      </w:pPr>
      <w:r w:rsidRPr="00394195">
        <w:t>elenco dei nominativi delle persone impiegate nei Servizi con i relativi numeri di matricola e/o copia estratta dal libro unico del lavoro per tutti i dipendenti entro e non oltre n. 7 (sette) giorni successivi a richiesta da parte del Committente, che potrà avvenire in ogni momento nel corso del Contratto sino al decorso dei venticinque mesi successivi alla</w:t>
      </w:r>
      <w:r w:rsidRPr="00394195" w:rsidDel="00733C03">
        <w:t xml:space="preserve"> </w:t>
      </w:r>
      <w:r w:rsidRPr="00394195">
        <w:t>cessazione dei Servizi e, comunque, entro e non oltre n. 15 (quindici) giorni precedenti la data di cessazione del Contratto.</w:t>
      </w:r>
    </w:p>
    <w:p w14:paraId="53DEB995" w14:textId="77777777" w:rsidR="00704256" w:rsidRPr="00394195" w:rsidRDefault="00704256"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 xml:space="preserve">Al personale dell’Appaltatore, destinato all’esecuzione dei Servizi, verrà fornito dall’Appaltatore medesimo ed a suo integrale carico: </w:t>
      </w:r>
      <w:r w:rsidRPr="00394195">
        <w:rPr>
          <w:b/>
        </w:rPr>
        <w:t>(i)</w:t>
      </w:r>
      <w:r w:rsidRPr="00394195">
        <w:t xml:space="preserve"> il materiale ed i prodotti necessari per lo svolgimento dei Servizi; </w:t>
      </w:r>
      <w:r w:rsidRPr="00394195">
        <w:rPr>
          <w:b/>
        </w:rPr>
        <w:t xml:space="preserve">(ii) </w:t>
      </w:r>
      <w:r w:rsidRPr="00394195">
        <w:t xml:space="preserve">vestiario/divise personali dei lavoratori alle dipendenze dell’Appaltatore, previo gradimento del Committente in ordine alla qualità anche estetica delle stesse divise; in ogni caso il Committente si obbliga ad accettare ed adottare ogni indicazione del Committente al riguardo; </w:t>
      </w:r>
      <w:r w:rsidRPr="00394195">
        <w:rPr>
          <w:b/>
        </w:rPr>
        <w:t>(iii)</w:t>
      </w:r>
      <w:r w:rsidRPr="00394195">
        <w:t xml:space="preserve"> tessera di riconoscimento/identità, corredata di fotografia e contenente le generalità del lavoratore e l’indicazione del datore di lavoro, da esporre ed esibire durante l’esecuzione dei Servizi in tutte le aree di competenza delle Multisale gestite dal Committente. </w:t>
      </w:r>
    </w:p>
    <w:p w14:paraId="228265F8" w14:textId="77777777" w:rsidR="00704256" w:rsidRPr="00394195" w:rsidRDefault="00704256" w:rsidP="00394195">
      <w:pPr>
        <w:numPr>
          <w:ilvl w:val="0"/>
          <w:numId w:val="19"/>
        </w:numPr>
        <w:tabs>
          <w:tab w:val="left" w:pos="567"/>
        </w:tabs>
        <w:suppressAutoHyphens w:val="0"/>
        <w:autoSpaceDE w:val="0"/>
        <w:autoSpaceDN w:val="0"/>
        <w:adjustRightInd w:val="0"/>
        <w:spacing w:after="120" w:line="312" w:lineRule="auto"/>
        <w:ind w:left="0" w:hanging="11"/>
        <w:jc w:val="both"/>
      </w:pPr>
      <w:r w:rsidRPr="00394195">
        <w:t>L’Appaltatore assume espressamente nei confronti del Committente l’obbligazione di manlevar</w:t>
      </w:r>
      <w:r w:rsidR="00102751" w:rsidRPr="00394195">
        <w:t>lo</w:t>
      </w:r>
      <w:r w:rsidRPr="00394195">
        <w:t xml:space="preserve"> da ogni responsabilità e di tenerlo indenne da ogni onere od esborso, inclusi onorari e spese legali, che esso Committente fosse chiamato a sostenere: </w:t>
      </w:r>
    </w:p>
    <w:p w14:paraId="7F8E9097"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 xml:space="preserve">(a) </w:t>
      </w:r>
      <w:r w:rsidRPr="00394195">
        <w:rPr>
          <w:rFonts w:ascii="Times New Roman" w:hAnsi="Times New Roman"/>
          <w:b/>
          <w:sz w:val="24"/>
          <w:szCs w:val="24"/>
        </w:rPr>
        <w:tab/>
      </w:r>
      <w:r w:rsidRPr="00394195">
        <w:rPr>
          <w:rFonts w:ascii="Times New Roman" w:hAnsi="Times New Roman"/>
          <w:sz w:val="24"/>
          <w:szCs w:val="24"/>
        </w:rPr>
        <w:t xml:space="preserve">sulla base di quanto previsto dal D.lgs. 10.09.2003 n. 276 all’art. 29, punto 2, e sue successive modifiche nell’ipotesi di inadempimento da parte dell’Appaltatore nella corresponsione al personale dei trattamenti retributivi – comprese le quote di trattamento di fine rapporto -, dei contributi previdenziali e dei premi assicurativi; </w:t>
      </w:r>
    </w:p>
    <w:p w14:paraId="1B4DE539"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(b)</w:t>
      </w:r>
      <w:r w:rsidRPr="00394195">
        <w:rPr>
          <w:rFonts w:ascii="Times New Roman" w:hAnsi="Times New Roman"/>
          <w:sz w:val="24"/>
          <w:szCs w:val="24"/>
        </w:rPr>
        <w:t xml:space="preserve"> </w:t>
      </w:r>
      <w:r w:rsidRPr="00394195">
        <w:rPr>
          <w:rFonts w:ascii="Times New Roman" w:hAnsi="Times New Roman"/>
          <w:sz w:val="24"/>
          <w:szCs w:val="24"/>
        </w:rPr>
        <w:tab/>
        <w:t xml:space="preserve">sulla base di quanto previsto dal D.lgs. 10.09.2003 n. 276 all’art. 29, punto 2, e sue successive modifiche in ipotesi di assolvimento da parte del Committente degli obblighi di sostituto d’imposta ai sensi delle disposizioni del D.P.R. 29.09.1973 n. 600;  </w:t>
      </w:r>
    </w:p>
    <w:p w14:paraId="165F72A2"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(c)</w:t>
      </w:r>
      <w:r w:rsidRPr="00394195">
        <w:rPr>
          <w:rFonts w:ascii="Times New Roman" w:hAnsi="Times New Roman"/>
          <w:sz w:val="24"/>
          <w:szCs w:val="24"/>
        </w:rPr>
        <w:t xml:space="preserve"> </w:t>
      </w:r>
      <w:r w:rsidRPr="00394195">
        <w:rPr>
          <w:rFonts w:ascii="Times New Roman" w:hAnsi="Times New Roman"/>
          <w:sz w:val="24"/>
          <w:szCs w:val="24"/>
        </w:rPr>
        <w:tab/>
        <w:t xml:space="preserve">sulla base di quanto previsto dal D.Lgs. 81/2008 e sue successive modifiche e segnatamente sulla base di quanto previsto all’art. 26, comma 4; </w:t>
      </w:r>
    </w:p>
    <w:p w14:paraId="66BD69CC"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 xml:space="preserve">(d) </w:t>
      </w:r>
      <w:r w:rsidRPr="00394195">
        <w:rPr>
          <w:rFonts w:ascii="Times New Roman" w:hAnsi="Times New Roman"/>
          <w:b/>
          <w:sz w:val="24"/>
          <w:szCs w:val="24"/>
        </w:rPr>
        <w:tab/>
      </w:r>
      <w:r w:rsidRPr="00394195">
        <w:rPr>
          <w:rFonts w:ascii="Times New Roman" w:hAnsi="Times New Roman"/>
          <w:sz w:val="24"/>
          <w:szCs w:val="24"/>
        </w:rPr>
        <w:t xml:space="preserve">in forza dell’art. 1676 del codice civile;  </w:t>
      </w:r>
    </w:p>
    <w:p w14:paraId="0B9092C0" w14:textId="77777777" w:rsidR="00704256" w:rsidRPr="00394195" w:rsidRDefault="00704256" w:rsidP="00394195">
      <w:pPr>
        <w:pStyle w:val="Paragrafoelenco"/>
        <w:widowControl w:val="0"/>
        <w:autoSpaceDE w:val="0"/>
        <w:autoSpaceDN w:val="0"/>
        <w:adjustRightInd w:val="0"/>
        <w:spacing w:after="120" w:line="312" w:lineRule="auto"/>
        <w:ind w:left="0"/>
        <w:contextualSpacing w:val="0"/>
        <w:jc w:val="both"/>
        <w:rPr>
          <w:rFonts w:ascii="Times New Roman" w:hAnsi="Times New Roman"/>
          <w:sz w:val="24"/>
          <w:szCs w:val="24"/>
        </w:rPr>
      </w:pPr>
      <w:r w:rsidRPr="00394195">
        <w:rPr>
          <w:rFonts w:ascii="Times New Roman" w:hAnsi="Times New Roman"/>
          <w:b/>
          <w:sz w:val="24"/>
          <w:szCs w:val="24"/>
        </w:rPr>
        <w:t>(e)</w:t>
      </w:r>
      <w:r w:rsidRPr="00394195">
        <w:rPr>
          <w:rFonts w:ascii="Times New Roman" w:hAnsi="Times New Roman"/>
          <w:sz w:val="24"/>
          <w:szCs w:val="24"/>
        </w:rPr>
        <w:t xml:space="preserve"> </w:t>
      </w:r>
      <w:r w:rsidRPr="00394195">
        <w:rPr>
          <w:rFonts w:ascii="Times New Roman" w:hAnsi="Times New Roman"/>
          <w:sz w:val="24"/>
          <w:szCs w:val="24"/>
        </w:rPr>
        <w:tab/>
        <w:t xml:space="preserve">in relazione a tutti i danni patrimoniali e non patrimoniali subiti dal personale utilizzato dall’Appaltatore per l’esecuzione dei Servizi e che non sia oggetto di indennizzo e/o di fatto non venga indennizzato ad opera dell’Istituto nazionale per l’assicurazione contro gli infortuni sul lavoro (INAIL) </w:t>
      </w:r>
      <w:r w:rsidRPr="00394195">
        <w:rPr>
          <w:rFonts w:ascii="Times New Roman" w:hAnsi="Times New Roman"/>
          <w:kern w:val="20"/>
          <w:sz w:val="24"/>
          <w:szCs w:val="24"/>
        </w:rPr>
        <w:t xml:space="preserve">nonché da ogni eventuale pretesa o azione da parte del personale dell’Appaltatore avente ad </w:t>
      </w:r>
      <w:r w:rsidRPr="00394195">
        <w:rPr>
          <w:rFonts w:ascii="Times New Roman" w:hAnsi="Times New Roman"/>
          <w:kern w:val="20"/>
          <w:sz w:val="24"/>
          <w:szCs w:val="24"/>
        </w:rPr>
        <w:lastRenderedPageBreak/>
        <w:t>oggetto rapporti di lavoro o di fatto asseritamene intrattenuti con il Committente. L’obbligo di manleva si estende ad ogni e qualsivoglia conseguenza pregiudizievole che possa derivare al Committente da contestazioni e/o pretese del personale addetto ai Servizi volte alla costituzione di un rapporto di lavoro subordinato con il Committente stesso</w:t>
      </w:r>
      <w:r w:rsidRPr="00394195">
        <w:rPr>
          <w:rFonts w:ascii="Times New Roman" w:hAnsi="Times New Roman"/>
          <w:sz w:val="24"/>
          <w:szCs w:val="24"/>
        </w:rPr>
        <w:t>.</w:t>
      </w:r>
    </w:p>
    <w:p w14:paraId="445A88D8" w14:textId="77777777" w:rsidR="00704256" w:rsidRPr="00394195" w:rsidRDefault="00704256" w:rsidP="00394195">
      <w:pPr>
        <w:widowControl w:val="0"/>
        <w:autoSpaceDE w:val="0"/>
        <w:autoSpaceDN w:val="0"/>
        <w:adjustRightInd w:val="0"/>
        <w:spacing w:after="120" w:line="312" w:lineRule="auto"/>
        <w:jc w:val="both"/>
      </w:pPr>
      <w:r w:rsidRPr="00394195">
        <w:t xml:space="preserve">Con riferimento a quanto previsto dal D.lgs. 10.09.2003 n. 276 all’art. 29, punto 2, e sue successive modifiche, resta inteso che il Committente potrà a sua discrezione avvalersi di ogni facoltà concessa in base al relativo tempo per tempo vigente C.C.N.L. nonché chiedere da parte dell’Appaltatore il rispetto di ogni disposizione del relativo tempo per tempo vigente C.C.N.L. in tema di metodi e procedure di controllo e verifica della regolarità complessiva degli appalti. </w:t>
      </w:r>
    </w:p>
    <w:p w14:paraId="6040B00B" w14:textId="77777777" w:rsidR="00704256" w:rsidRPr="00394195" w:rsidRDefault="00704256" w:rsidP="00394195">
      <w:pPr>
        <w:widowControl w:val="0"/>
        <w:numPr>
          <w:ilvl w:val="0"/>
          <w:numId w:val="19"/>
        </w:numPr>
        <w:tabs>
          <w:tab w:val="left" w:pos="567"/>
        </w:tabs>
        <w:suppressAutoHyphens w:val="0"/>
        <w:autoSpaceDE w:val="0"/>
        <w:autoSpaceDN w:val="0"/>
        <w:adjustRightInd w:val="0"/>
        <w:spacing w:after="120" w:line="312" w:lineRule="auto"/>
        <w:ind w:left="0" w:hanging="11"/>
        <w:jc w:val="both"/>
      </w:pPr>
      <w:r w:rsidRPr="00394195">
        <w:t>L’Appaltatore dà atto al Committente che il Committente non sarà in alcun caso ritenuto responsabile per eventuali danni, furti, incendi aventi ad oggetto beni di proprietà dell’Appaltatore eventualmente esistenti o lasciati dall’Appaltatore nelle Multisale restando inteso che ogni onere - ivi incluso quello della custodia - in relazione a detti beni rimarrà in capo all’Appaltatore medesimo.</w:t>
      </w:r>
    </w:p>
    <w:p w14:paraId="2CAE6D37" w14:textId="77777777" w:rsidR="00704256" w:rsidRPr="00394195" w:rsidRDefault="00704256" w:rsidP="00394195">
      <w:pPr>
        <w:widowControl w:val="0"/>
        <w:numPr>
          <w:ilvl w:val="0"/>
          <w:numId w:val="19"/>
        </w:numPr>
        <w:tabs>
          <w:tab w:val="left" w:pos="567"/>
          <w:tab w:val="left" w:pos="705"/>
        </w:tabs>
        <w:suppressAutoHyphens w:val="0"/>
        <w:autoSpaceDE w:val="0"/>
        <w:autoSpaceDN w:val="0"/>
        <w:adjustRightInd w:val="0"/>
        <w:spacing w:after="120" w:line="312" w:lineRule="auto"/>
        <w:ind w:left="0" w:hanging="11"/>
        <w:jc w:val="both"/>
      </w:pPr>
      <w:r w:rsidRPr="00394195">
        <w:t xml:space="preserve">L’Appaltatore indicherà al Committente un proprio responsabile per le Multisale che sarà responsabile, ai fini di legge per quanto applicabile e consentito, anche per la sicurezza negli ambienti di lavoro dichiarando l’Appaltatore che il medesimo ha titolo per rivestire l’incarico e garantendo l’Appaltatore che il medesimo dovrà offrire la propria collaborazione ed attenersi alle indicazioni del responsabile del Committente per le Multisale (direttore della Multisala e/o suo sostituto) ai fini della migliore esecuzione del Contratto. </w:t>
      </w:r>
    </w:p>
    <w:p w14:paraId="3AA09AF1" w14:textId="77777777" w:rsidR="00704256" w:rsidRPr="00394195" w:rsidRDefault="00704256" w:rsidP="00394195">
      <w:pPr>
        <w:numPr>
          <w:ilvl w:val="0"/>
          <w:numId w:val="19"/>
        </w:numPr>
        <w:tabs>
          <w:tab w:val="left" w:pos="567"/>
        </w:tabs>
        <w:suppressAutoHyphens w:val="0"/>
        <w:spacing w:after="120" w:line="312" w:lineRule="auto"/>
        <w:ind w:left="0" w:hanging="11"/>
        <w:jc w:val="both"/>
      </w:pPr>
      <w:r w:rsidRPr="00394195">
        <w:t xml:space="preserve">L’Appaltatore riconosce il proprio obbligo di: </w:t>
      </w:r>
      <w:r w:rsidRPr="00394195">
        <w:rPr>
          <w:b/>
        </w:rPr>
        <w:t>(i)</w:t>
      </w:r>
      <w:r w:rsidRPr="00394195">
        <w:t xml:space="preserve"> dirigere le attività dei propri dipendenti nella prestazione dei Servizi; </w:t>
      </w:r>
      <w:r w:rsidRPr="00394195">
        <w:rPr>
          <w:b/>
        </w:rPr>
        <w:t>(ii)</w:t>
      </w:r>
      <w:r w:rsidRPr="00394195">
        <w:t xml:space="preserve"> di osservare e di far osservare le norme di sicurezza; </w:t>
      </w:r>
      <w:r w:rsidRPr="00394195">
        <w:rPr>
          <w:b/>
        </w:rPr>
        <w:t>(iii)</w:t>
      </w:r>
      <w:r w:rsidRPr="00394195">
        <w:t xml:space="preserve"> di informare i propri dipendenti, o gli eventuali subappaltatori dei rischi specifici esistenti nell’ambito di lavoro in cui operano ed a controllare che gli stessi applichino tutte le misure di sicurezza previste dai piani predisposti.</w:t>
      </w:r>
    </w:p>
    <w:p w14:paraId="3E64DFB9" w14:textId="77777777" w:rsidR="00704256" w:rsidRPr="00394195" w:rsidRDefault="00704256" w:rsidP="00394195">
      <w:pPr>
        <w:tabs>
          <w:tab w:val="left" w:pos="567"/>
        </w:tabs>
        <w:spacing w:after="120" w:line="312" w:lineRule="auto"/>
        <w:ind w:left="-11"/>
        <w:jc w:val="both"/>
      </w:pPr>
      <w:r w:rsidRPr="00394195">
        <w:t xml:space="preserve">A tale proposito, l’Appaltatore dichiara che: </w:t>
      </w:r>
      <w:r w:rsidRPr="00394195">
        <w:rPr>
          <w:b/>
        </w:rPr>
        <w:t>(i)</w:t>
      </w:r>
      <w:r w:rsidRPr="00394195">
        <w:t xml:space="preserve"> è stato precedentemente informato dal Committente in modo dettagliato sui rischi specifici presenti in ciascuna delle Multisale e sulle relative misure di prevenzione; </w:t>
      </w:r>
      <w:r w:rsidRPr="00394195">
        <w:rPr>
          <w:b/>
        </w:rPr>
        <w:t>(ii)</w:t>
      </w:r>
      <w:r w:rsidRPr="00394195">
        <w:t xml:space="preserve"> farà, pertanto, riferimento al Documento di Valutazione dei Rischi delle Interferenze ed a tutto quanto in esso previsto, che si allega al presente contratto quale </w:t>
      </w:r>
      <w:r w:rsidRPr="00394195">
        <w:rPr>
          <w:b/>
        </w:rPr>
        <w:t>Allegato D</w:t>
      </w:r>
      <w:r w:rsidRPr="00394195">
        <w:t xml:space="preserve">, e di cui dichiara di aver ricevuto copia, nonché ad ogni sua successiva versione aggiornata che dovesse essergli fornita in conformità alle disposizioni di legge di tempo in tempo vigenti in materia; </w:t>
      </w:r>
      <w:r w:rsidRPr="00394195">
        <w:rPr>
          <w:b/>
        </w:rPr>
        <w:t>(iii)</w:t>
      </w:r>
      <w:r w:rsidRPr="00394195">
        <w:t xml:space="preserve"> è in grado di attuare ogni più completa misura e protezione, collettiva e individuale volta ad eliminare i rischi presenti; </w:t>
      </w:r>
      <w:r w:rsidRPr="00394195">
        <w:rPr>
          <w:b/>
        </w:rPr>
        <w:t>(iv)</w:t>
      </w:r>
      <w:r w:rsidRPr="00394195">
        <w:t xml:space="preserve"> manleva il Committente da ogni responsabilità in merito alla preventiva informazione sui rischi presenti nelle Multisale; </w:t>
      </w:r>
      <w:r w:rsidRPr="00394195">
        <w:rPr>
          <w:b/>
        </w:rPr>
        <w:t>(v)</w:t>
      </w:r>
      <w:r w:rsidRPr="00394195">
        <w:t xml:space="preserve"> si impegna a consegnare al Committente il proprio Piano Operativo per la Sicurezza affinché lo stesso ne prenda visione.</w:t>
      </w:r>
    </w:p>
    <w:p w14:paraId="3EE7A3AF" w14:textId="77777777" w:rsidR="00704256" w:rsidRPr="00394195" w:rsidRDefault="00704256" w:rsidP="00394195">
      <w:pPr>
        <w:spacing w:after="120" w:line="312" w:lineRule="auto"/>
        <w:jc w:val="both"/>
      </w:pPr>
      <w:r w:rsidRPr="00394195">
        <w:lastRenderedPageBreak/>
        <w:t>4.11</w:t>
      </w:r>
      <w:r w:rsidRPr="00394195">
        <w:tab/>
        <w:t xml:space="preserve">Ciascuna delle Parti si impegna a: </w:t>
      </w:r>
      <w:r w:rsidRPr="00394195">
        <w:rPr>
          <w:b/>
        </w:rPr>
        <w:t>(i)</w:t>
      </w:r>
      <w:r w:rsidRPr="00394195">
        <w:t xml:space="preserve"> cooperare all'attuazione delle misure di prevenzione e protezione dai rischi sul lavoro incidenti sull'attività lavorativa oggetto dell'appalto dei Servizi; </w:t>
      </w:r>
      <w:r w:rsidRPr="00394195">
        <w:rPr>
          <w:b/>
        </w:rPr>
        <w:t>(ii)</w:t>
      </w:r>
      <w:r w:rsidRPr="00394195">
        <w:t xml:space="preserve"> coordinare gli interventi di protezione e prevenzione dai rischi cui fossero esposti i lavoratori, informandosi reciprocamente anche al fine di eliminare rischi dovuti alle interferenze tra i lavori di eventuali altre imprese. </w:t>
      </w:r>
    </w:p>
    <w:p w14:paraId="577F447E" w14:textId="77777777" w:rsidR="0056615D" w:rsidRPr="00394195" w:rsidRDefault="0056615D">
      <w:pPr>
        <w:rPr>
          <w:b/>
          <w:color w:val="000000"/>
        </w:rPr>
        <w:pPrChange w:id="77" w:author="Marisa Scollo" w:date="2023-11-09T12:58:00Z">
          <w:pPr>
            <w:widowControl w:val="0"/>
            <w:autoSpaceDE w:val="0"/>
            <w:autoSpaceDN w:val="0"/>
            <w:adjustRightInd w:val="0"/>
            <w:spacing w:after="120" w:line="312" w:lineRule="auto"/>
            <w:outlineLvl w:val="0"/>
          </w:pPr>
        </w:pPrChange>
      </w:pPr>
    </w:p>
    <w:p w14:paraId="48738065" w14:textId="77777777" w:rsidR="00704256" w:rsidRPr="00394195" w:rsidRDefault="00704256" w:rsidP="00394195">
      <w:pPr>
        <w:widowControl w:val="0"/>
        <w:autoSpaceDE w:val="0"/>
        <w:autoSpaceDN w:val="0"/>
        <w:adjustRightInd w:val="0"/>
        <w:spacing w:after="120" w:line="312" w:lineRule="auto"/>
        <w:outlineLvl w:val="0"/>
        <w:rPr>
          <w:b/>
          <w:color w:val="000000"/>
          <w:u w:val="single"/>
        </w:rPr>
      </w:pPr>
      <w:r w:rsidRPr="00394195">
        <w:rPr>
          <w:b/>
          <w:color w:val="000000"/>
        </w:rPr>
        <w:t xml:space="preserve">Art. 5 – </w:t>
      </w:r>
      <w:r w:rsidRPr="00394195">
        <w:rPr>
          <w:b/>
          <w:color w:val="000000"/>
          <w:u w:val="single"/>
        </w:rPr>
        <w:t>Modalità di esecuzione dei Servizi</w:t>
      </w:r>
    </w:p>
    <w:p w14:paraId="12118EBE"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Le attività svolte dall’Appaltatore in esecuzione dei Servizi si distinguono in base alla loro natura in interventi di manutenzione ordinaria e straordinaria. Resta inteso fra le Parti che rientrano nella manutenzione ordinaria le seguenti tipologie di interventi:</w:t>
      </w:r>
    </w:p>
    <w:p w14:paraId="469DBFA7" w14:textId="77777777" w:rsidR="00704256" w:rsidRPr="00394195" w:rsidRDefault="00704256" w:rsidP="00296AA2">
      <w:pPr>
        <w:numPr>
          <w:ilvl w:val="0"/>
          <w:numId w:val="24"/>
        </w:numPr>
        <w:suppressAutoHyphens w:val="0"/>
        <w:spacing w:line="312" w:lineRule="auto"/>
        <w:ind w:hanging="498"/>
        <w:jc w:val="both"/>
      </w:pPr>
      <w:r w:rsidRPr="00394195">
        <w:t>interventi di manutenzione ispettiva periodica;</w:t>
      </w:r>
    </w:p>
    <w:p w14:paraId="2CCE3F16" w14:textId="77777777" w:rsidR="00704256" w:rsidRPr="00394195" w:rsidRDefault="00704256" w:rsidP="00296AA2">
      <w:pPr>
        <w:numPr>
          <w:ilvl w:val="0"/>
          <w:numId w:val="24"/>
        </w:numPr>
        <w:suppressAutoHyphens w:val="0"/>
        <w:spacing w:line="312" w:lineRule="auto"/>
        <w:ind w:hanging="498"/>
        <w:jc w:val="both"/>
      </w:pPr>
      <w:r w:rsidRPr="00394195">
        <w:t>interventi di manutenzione preventiva;</w:t>
      </w:r>
    </w:p>
    <w:p w14:paraId="7F570B86" w14:textId="77777777" w:rsidR="00704256" w:rsidRPr="00394195" w:rsidRDefault="00704256" w:rsidP="00296AA2">
      <w:pPr>
        <w:numPr>
          <w:ilvl w:val="0"/>
          <w:numId w:val="24"/>
        </w:numPr>
        <w:suppressAutoHyphens w:val="0"/>
        <w:spacing w:line="312" w:lineRule="auto"/>
        <w:ind w:hanging="498"/>
        <w:jc w:val="both"/>
      </w:pPr>
      <w:r w:rsidRPr="00394195">
        <w:t>interventi di manutenzione programmata periodica;</w:t>
      </w:r>
    </w:p>
    <w:p w14:paraId="49622065" w14:textId="77777777" w:rsidR="00704256" w:rsidRPr="00394195" w:rsidRDefault="00704256" w:rsidP="00296AA2">
      <w:pPr>
        <w:numPr>
          <w:ilvl w:val="0"/>
          <w:numId w:val="24"/>
        </w:numPr>
        <w:suppressAutoHyphens w:val="0"/>
        <w:spacing w:line="312" w:lineRule="auto"/>
        <w:ind w:hanging="498"/>
        <w:jc w:val="both"/>
      </w:pPr>
      <w:r w:rsidRPr="00394195">
        <w:t>interventi di manutenzione correttiva.</w:t>
      </w:r>
    </w:p>
    <w:p w14:paraId="5481A153" w14:textId="77777777" w:rsidR="00704256" w:rsidRPr="00394195" w:rsidRDefault="00704256" w:rsidP="00296AA2">
      <w:pPr>
        <w:widowControl w:val="0"/>
        <w:numPr>
          <w:ilvl w:val="0"/>
          <w:numId w:val="20"/>
        </w:numPr>
        <w:tabs>
          <w:tab w:val="left" w:pos="567"/>
        </w:tabs>
        <w:suppressAutoHyphens w:val="0"/>
        <w:autoSpaceDE w:val="0"/>
        <w:autoSpaceDN w:val="0"/>
        <w:adjustRightInd w:val="0"/>
        <w:spacing w:before="120" w:after="120" w:line="312" w:lineRule="auto"/>
        <w:ind w:left="0" w:firstLine="0"/>
        <w:jc w:val="both"/>
        <w:rPr>
          <w:color w:val="000000"/>
        </w:rPr>
      </w:pPr>
      <w:r w:rsidRPr="00394195">
        <w:t xml:space="preserve">Fermo quanto previsto all’art. 2 del Contratto, i Servizi si svolgeranno nei giorni e nelle fasce orarie indicate dal Committente. </w:t>
      </w:r>
      <w:r w:rsidRPr="00394195">
        <w:rPr>
          <w:color w:val="000000"/>
        </w:rPr>
        <w:t>L’Appaltatore, senza che ciò comporti alcuna modifica del Corrispettivo di cui al successivo art. 8 del Contratto, si impegna ad impiegare nell’esecuzione dei Servizi aliquote di personale nella misura che sarà richiesta e ritenuta idonea dal Committente.</w:t>
      </w:r>
    </w:p>
    <w:p w14:paraId="0C16D6CE" w14:textId="77777777" w:rsidR="0056615D" w:rsidRPr="00394195" w:rsidRDefault="00704256" w:rsidP="00394195">
      <w:pPr>
        <w:widowControl w:val="0"/>
        <w:numPr>
          <w:ilvl w:val="0"/>
          <w:numId w:val="20"/>
        </w:numPr>
        <w:tabs>
          <w:tab w:val="left" w:pos="567"/>
        </w:tabs>
        <w:suppressAutoHyphens w:val="0"/>
        <w:autoSpaceDE w:val="0"/>
        <w:autoSpaceDN w:val="0"/>
        <w:adjustRightInd w:val="0"/>
        <w:spacing w:after="120" w:line="312" w:lineRule="auto"/>
        <w:ind w:left="0" w:firstLine="0"/>
        <w:jc w:val="both"/>
      </w:pPr>
      <w:r w:rsidRPr="00394195">
        <w:t xml:space="preserve">Il Committente collaborerà con l’Appaltatore ai fini degli adempimenti di legge, ed in particolare per quanto riguarda la sicurezza dei lavoratori, e come prescritto dall’Art. 26 del D.lgs. 81/2008, anche al fine di eliminare rischi dovuti alle interferenze tra i lavori di eventuali altre imprese, fermo restando che l’Appaltatore sin d’ora espressamente si obbliga a manlevare ed in ogni caso a tenere indenne il Committente in ordine a tutto quanto costituisca obbligazione dell’Appaltatore in esecuzione del Contratto. </w:t>
      </w:r>
    </w:p>
    <w:p w14:paraId="633B54A8" w14:textId="77777777" w:rsidR="00704256" w:rsidRPr="00394195" w:rsidRDefault="00704256" w:rsidP="00394195">
      <w:pPr>
        <w:widowControl w:val="0"/>
        <w:numPr>
          <w:ilvl w:val="0"/>
          <w:numId w:val="20"/>
        </w:numPr>
        <w:tabs>
          <w:tab w:val="left" w:pos="567"/>
        </w:tabs>
        <w:suppressAutoHyphens w:val="0"/>
        <w:autoSpaceDE w:val="0"/>
        <w:autoSpaceDN w:val="0"/>
        <w:adjustRightInd w:val="0"/>
        <w:spacing w:after="120" w:line="312" w:lineRule="auto"/>
        <w:ind w:left="0" w:firstLine="0"/>
        <w:jc w:val="both"/>
      </w:pPr>
      <w:r w:rsidRPr="00394195">
        <w:t xml:space="preserve">Gli interventi di manutenzione ordinaria, ovvero programmata, dovranno essere effettuati con le modalità e periodicità indicati (anche ai sensi del D.lgs. 81/2008) nel già menzionato capitolato qui accluso quale </w:t>
      </w:r>
      <w:r w:rsidRPr="00394195">
        <w:rPr>
          <w:b/>
        </w:rPr>
        <w:t>Allegato E</w:t>
      </w:r>
      <w:r w:rsidRPr="00394195">
        <w:t xml:space="preserve"> ed avranno lo scopo di mantenere il corretto funzionamento nel tempo degli Impianti limitandone i disservizi e le necessità correttive.</w:t>
      </w:r>
    </w:p>
    <w:p w14:paraId="762B973B"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 xml:space="preserve">Resta inteso che è inclusa nel Corrispettivo di cui al successivo art. 8, e quindi a completo carico dell’Appaltatore, la fornitura di tutti i materiali di consumo per l’esecuzione dei Servizi afferenti alla manutenzione ordinaria di cui al precedente art. 5.4 e più precisamente, a titolo indicativo e non esaustivo: grassi, pezzame, guarnizioni, minuteria, bulloneria, premistoppa, olii in genere, filature, </w:t>
      </w:r>
      <w:r w:rsidRPr="00394195">
        <w:lastRenderedPageBreak/>
        <w:t>fusibili e simili per impianti elettrici, vernici e detersivi per le pulizie inerenti i macchinari degli Impianti ed i locali ad essi strettamente adibiti.</w:t>
      </w:r>
    </w:p>
    <w:p w14:paraId="0155A959"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 xml:space="preserve">Gli interventi di manutenzione correttiva, che rientrano tra quelli di manutenzione ordinaria come previsto all’art. 5.1, intendendosi per interventi di manutenzione correttiva quegli interventi finalizzati a porre rimedio ai guasti che compromettono il regolare funzionamento di un sistema o di un singolo macchinario, saranno eseguiti dall’Appaltatore prevalentemente durante il normale orario di lavoro, e se fosse necessario, in orari diversi a seguito di rotture, fermi totali e parziali di Impianti, presenza di pericoli di qualsiasi genere nonché situazioni che possano comportare danni agli Impianti. </w:t>
      </w:r>
    </w:p>
    <w:p w14:paraId="4E4E78FF" w14:textId="77777777" w:rsidR="00704256" w:rsidRPr="00394195" w:rsidRDefault="00704256" w:rsidP="00394195">
      <w:pPr>
        <w:tabs>
          <w:tab w:val="left" w:pos="567"/>
        </w:tabs>
        <w:spacing w:after="120" w:line="312" w:lineRule="auto"/>
        <w:jc w:val="both"/>
      </w:pPr>
      <w:r w:rsidRPr="00394195">
        <w:t>Resta inoltre comunque inteso tra le Parti che tutti gli interventi necessari alla riparazione di guasti agli Impianti, macchinari etc. imputabili a mancata o scarsa o difettosa manutenzione ordinaria saranno a completo carico dell’Appaltatore sia per quanto attiene alla mano d’opera sia per quanto attiene ai materiali.</w:t>
      </w:r>
    </w:p>
    <w:p w14:paraId="3384BB49"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Oltre ai Servizi afferenti alla manutenzione ordinaria e/o correttiva degli Impianti sopra indicati, l’Appaltatore dovrà, ove necessario, di volta in volta proporre al Committente, l’esecuzione di lavori di manutenzione straordinaria e/o migliorie sugli Impianti.</w:t>
      </w:r>
    </w:p>
    <w:p w14:paraId="0611AD00" w14:textId="03D92397" w:rsidR="00704256" w:rsidRPr="00394195" w:rsidRDefault="00704256" w:rsidP="00394195">
      <w:pPr>
        <w:tabs>
          <w:tab w:val="left" w:pos="567"/>
        </w:tabs>
        <w:spacing w:after="120" w:line="312" w:lineRule="auto"/>
        <w:jc w:val="both"/>
      </w:pPr>
      <w:r w:rsidRPr="00394195">
        <w:t xml:space="preserve">La necessità dei suddetti interventi di manutenzione straordinaria dovrà essere comunicata dall’Appaltatore per tempo al Committente ogni qualvolta sia opportuno e/o necessario per il buon funzionamento, continuità di esercizio e </w:t>
      </w:r>
      <w:del w:id="78" w:author="Marisa Scollo" w:date="2023-11-09T13:17:00Z">
        <w:r w:rsidRPr="00394195" w:rsidDel="00444BB7">
          <w:delText>conservazione  degli</w:delText>
        </w:r>
      </w:del>
      <w:ins w:id="79" w:author="Marisa Scollo" w:date="2023-11-09T13:17:00Z">
        <w:r w:rsidR="00444BB7" w:rsidRPr="00394195">
          <w:t>conservazione degli</w:t>
        </w:r>
      </w:ins>
      <w:r w:rsidRPr="00394195">
        <w:t xml:space="preserve"> Impianti. Il relativo intervento potrà essere eseguito solo previa comunicazione scritta dell’Appaltatore contenente le specifiche tecniche ed il relativo preventivo dei costi,</w:t>
      </w:r>
      <w:r w:rsidRPr="00394195">
        <w:rPr>
          <w:b/>
          <w:i/>
        </w:rPr>
        <w:t xml:space="preserve"> </w:t>
      </w:r>
      <w:r w:rsidRPr="00394195">
        <w:t xml:space="preserve">nonché previa approvazione scritta da parte del Committente. Tutti i preventivi sono da considerarsi gratuiti. </w:t>
      </w:r>
    </w:p>
    <w:p w14:paraId="6F26856E" w14:textId="77777777" w:rsidR="00704256" w:rsidRPr="00394195" w:rsidRDefault="00704256" w:rsidP="00394195">
      <w:pPr>
        <w:tabs>
          <w:tab w:val="left" w:pos="567"/>
        </w:tabs>
        <w:spacing w:after="120" w:line="312" w:lineRule="auto"/>
        <w:jc w:val="both"/>
      </w:pPr>
      <w:r w:rsidRPr="00394195">
        <w:t xml:space="preserve">Gli interventi di natura straordinaria (solo se di natura urgente ed improrogabile) saranno fatturati dall’Appaltatore a consuntivo su base mensile posticipata sempre che vi sia stata una finale attestazione formale da parte del personale del Committente presente sul posto circa l’effettivo svolgimento del servizio. Gli </w:t>
      </w:r>
      <w:r w:rsidR="006B5353" w:rsidRPr="00394195">
        <w:t xml:space="preserve">altri </w:t>
      </w:r>
      <w:r w:rsidRPr="00394195">
        <w:t>interventi di natura straordinaria</w:t>
      </w:r>
      <w:r w:rsidR="008F4CC9" w:rsidRPr="00394195">
        <w:t>, che non rivestano il carattere di urgenza,</w:t>
      </w:r>
      <w:r w:rsidRPr="00394195">
        <w:t xml:space="preserve"> seguiranno il normale iter </w:t>
      </w:r>
      <w:r w:rsidR="008F4CC9" w:rsidRPr="00394195">
        <w:t>di approvazione da parte del C</w:t>
      </w:r>
      <w:r w:rsidR="006B5353" w:rsidRPr="00394195">
        <w:t>ommittente</w:t>
      </w:r>
      <w:r w:rsidRPr="00394195">
        <w:t xml:space="preserve"> </w:t>
      </w:r>
      <w:r w:rsidR="006B5353" w:rsidRPr="00394195">
        <w:t>del preventivo di spesa appositamente predisposto dall’Appaltatore</w:t>
      </w:r>
      <w:r w:rsidRPr="00394195">
        <w:t>.</w:t>
      </w:r>
    </w:p>
    <w:p w14:paraId="33D9C226" w14:textId="77777777" w:rsidR="00704256" w:rsidRPr="00394195" w:rsidRDefault="00704256" w:rsidP="00296AA2">
      <w:pPr>
        <w:numPr>
          <w:ilvl w:val="0"/>
          <w:numId w:val="20"/>
        </w:numPr>
        <w:tabs>
          <w:tab w:val="left" w:pos="567"/>
        </w:tabs>
        <w:suppressAutoHyphens w:val="0"/>
        <w:spacing w:line="312" w:lineRule="auto"/>
        <w:ind w:left="0" w:firstLine="0"/>
        <w:jc w:val="both"/>
      </w:pPr>
      <w:r w:rsidRPr="00394195">
        <w:t>I servizi di reperibilità e pronto intervento di cui agli artt. 2.5 e 2.6, inclusi nel Corrispettivo di cui al successivo art. 8, hanno come obiettivo la rimozione dell’anomalia o del guasto, segnalato dal Committente o dal personale operativo durante le attività di manutenzione programmata, al fine di salvaguardare l’incolumità e l’integrità fisica delle persone e il valore dei beni aziendali, non interrompere lo svolgimento delle normali attività del Committente e ripristinare il corretto funzionamento degli Impianti interessati all’evento.</w:t>
      </w:r>
    </w:p>
    <w:p w14:paraId="43FA08F1" w14:textId="77777777" w:rsidR="00704256" w:rsidRPr="00394195" w:rsidRDefault="00704256" w:rsidP="00394195">
      <w:pPr>
        <w:tabs>
          <w:tab w:val="left" w:pos="567"/>
        </w:tabs>
        <w:spacing w:after="120" w:line="312" w:lineRule="auto"/>
        <w:jc w:val="both"/>
      </w:pPr>
      <w:r w:rsidRPr="00394195">
        <w:lastRenderedPageBreak/>
        <w:t xml:space="preserve">Gli interventi ricadenti in tale casistica dovranno effettuarsi entro limiti di tempo quanto più contenuti possibile, ed avranno la finalità di ripristinare la funzionalità dell’apparecchiatura/componente in avaria; tale ripristino dovrà essere definitivo o, qualora ciò non fosse possibile, sarà di tamponamento per la messa in sicurezza e il ripristino temporaneo della funzionalità dell’Impianto per poi procedere alla programmazione dell’intervento risolutivo. </w:t>
      </w:r>
    </w:p>
    <w:p w14:paraId="6A35D6EC" w14:textId="77777777" w:rsidR="00704256" w:rsidRPr="00394195" w:rsidRDefault="00704256" w:rsidP="00394195">
      <w:pPr>
        <w:pStyle w:val="Corpotesto"/>
        <w:numPr>
          <w:ilvl w:val="0"/>
          <w:numId w:val="20"/>
        </w:numPr>
        <w:tabs>
          <w:tab w:val="left" w:pos="567"/>
        </w:tabs>
        <w:spacing w:line="312" w:lineRule="auto"/>
        <w:ind w:left="0" w:firstLine="0"/>
        <w:jc w:val="both"/>
      </w:pPr>
      <w:r w:rsidRPr="00394195">
        <w:t>La prestazione dei Servizi dovrà eseguirsi in loco presso ciascuna delle Multisale, ovvero - se necessario - presso altra sede individuata dall’Appaltatore, con proprio personale specializzato in possesso dei requisiti di legge per la conduzione degli Impianti, munito di: automezzi e di tutta la strumentazione necessaria, per conservare e, ove necessario ripristinare, la perfetta funzionalità degli Impianti.</w:t>
      </w:r>
    </w:p>
    <w:p w14:paraId="2E82FF9D"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L’Appaltatore garantisce che si atterrà alla rigorosa osservanza delle prescrizioni del D.lgs.152/2006 e successive modifiche e sarà pertanto unicamente e direttamente responsabile del corretto smaltimento degli eventuali rifiuti prodotti, che si impegna sin da ora ad espletare a propria cura ed oneri integrali nella più stretta osservanza delle normative di volta in volta applicabili e vigenti.</w:t>
      </w:r>
    </w:p>
    <w:p w14:paraId="729508BE" w14:textId="77777777" w:rsidR="00704256" w:rsidRPr="00394195" w:rsidRDefault="00704256" w:rsidP="00394195">
      <w:pPr>
        <w:numPr>
          <w:ilvl w:val="0"/>
          <w:numId w:val="20"/>
        </w:numPr>
        <w:tabs>
          <w:tab w:val="left" w:pos="567"/>
        </w:tabs>
        <w:suppressAutoHyphens w:val="0"/>
        <w:spacing w:after="120" w:line="312" w:lineRule="auto"/>
        <w:ind w:left="0" w:firstLine="0"/>
        <w:jc w:val="both"/>
      </w:pPr>
      <w:r w:rsidRPr="00394195">
        <w:t>In caso di mancato adempimento da parte dell’Appaltatore degli impegni assunti ai sensi dei precedenti artt. 5.1, 5.2, 5.3, 5.4, 5.5, 5.6, 5.7, 5.8, 5.9 e 5.10 il Committente potrà inviare all’Appaltatore una diffida ad adempiere, indicando il termine entro il quale l’Appaltatore dovrà effettuare la prestazione o il servizio. Trascorso inutilmente tale</w:t>
      </w:r>
      <w:r w:rsidRPr="00394195">
        <w:rPr>
          <w:color w:val="99CC00"/>
        </w:rPr>
        <w:t xml:space="preserve"> </w:t>
      </w:r>
      <w:r w:rsidRPr="00394195">
        <w:t>termine senza che l’Appaltatore abbia adempiuto a quanto intimato, il Committente avrà la facoltà di risolvere il Contratto a mezzo di una comunicazione scritta da inviarsi a tramite lettera raccomandata, fatto salvo il diritto al risarcimento di eventuali danni.</w:t>
      </w:r>
    </w:p>
    <w:p w14:paraId="5A7D51A4" w14:textId="77777777" w:rsidR="007A7C39" w:rsidRPr="00394195" w:rsidRDefault="007A7C39" w:rsidP="00394195">
      <w:pPr>
        <w:tabs>
          <w:tab w:val="left" w:pos="567"/>
        </w:tabs>
        <w:suppressAutoHyphens w:val="0"/>
        <w:spacing w:after="120" w:line="312" w:lineRule="auto"/>
        <w:jc w:val="both"/>
      </w:pPr>
    </w:p>
    <w:p w14:paraId="14B1DAB8" w14:textId="77777777" w:rsidR="00704256" w:rsidRPr="00444BB7" w:rsidRDefault="00704256" w:rsidP="00394195">
      <w:pPr>
        <w:pStyle w:val="Titolo1"/>
        <w:spacing w:after="120" w:line="312" w:lineRule="auto"/>
        <w:jc w:val="left"/>
        <w:rPr>
          <w:rFonts w:ascii="Times New Roman" w:hAnsi="Times New Roman"/>
          <w:b/>
          <w:sz w:val="24"/>
          <w:szCs w:val="24"/>
          <w:lang w:val="it-IT"/>
        </w:rPr>
      </w:pPr>
      <w:r w:rsidRPr="00444BB7">
        <w:rPr>
          <w:rFonts w:ascii="Times New Roman" w:hAnsi="Times New Roman"/>
          <w:b/>
          <w:sz w:val="24"/>
          <w:szCs w:val="24"/>
          <w:lang w:val="it-IT"/>
        </w:rPr>
        <w:t xml:space="preserve">Art. 6 – </w:t>
      </w:r>
      <w:r w:rsidRPr="00444BB7">
        <w:rPr>
          <w:rFonts w:ascii="Times New Roman" w:hAnsi="Times New Roman"/>
          <w:b/>
          <w:sz w:val="24"/>
          <w:szCs w:val="24"/>
          <w:u w:val="single"/>
          <w:lang w:val="it-IT"/>
        </w:rPr>
        <w:t>Strumenti di controllo dell’attività manutentiva</w:t>
      </w:r>
    </w:p>
    <w:p w14:paraId="06208C08" w14:textId="77777777" w:rsidR="00704256" w:rsidRPr="00394195" w:rsidRDefault="00704256" w:rsidP="00394195">
      <w:pPr>
        <w:spacing w:after="120" w:line="312" w:lineRule="auto"/>
        <w:jc w:val="both"/>
      </w:pPr>
      <w:r w:rsidRPr="00394195">
        <w:t>L’Appaltatore, entro e non oltre n. 10 (dieci) giorni solari dalla sottoscrizione del presente Contratto, si impegna a:</w:t>
      </w:r>
    </w:p>
    <w:p w14:paraId="29A8B173" w14:textId="573FFC5E" w:rsidR="00704256" w:rsidRPr="00394195" w:rsidRDefault="006B5353" w:rsidP="00394195">
      <w:pPr>
        <w:numPr>
          <w:ilvl w:val="0"/>
          <w:numId w:val="7"/>
        </w:numPr>
        <w:suppressAutoHyphens w:val="0"/>
        <w:spacing w:after="120" w:line="312" w:lineRule="auto"/>
        <w:jc w:val="both"/>
      </w:pPr>
      <w:r w:rsidRPr="00394195">
        <w:t>c</w:t>
      </w:r>
      <w:r w:rsidR="00704256" w:rsidRPr="00394195">
        <w:t xml:space="preserve">ompilare (e/o produrre nel caso mancasse) il </w:t>
      </w:r>
      <w:r w:rsidR="00704256" w:rsidRPr="00394195">
        <w:rPr>
          <w:b/>
        </w:rPr>
        <w:t>Registro di Manutenzione degli Impianti ai sensi della Norma Tecnica</w:t>
      </w:r>
      <w:r w:rsidR="00704256" w:rsidRPr="00394195">
        <w:t xml:space="preserve"> dettagliato comprensivo di ogni impianto che </w:t>
      </w:r>
      <w:del w:id="80" w:author="Marisa Scollo" w:date="2023-11-09T13:18:00Z">
        <w:r w:rsidR="00704256" w:rsidRPr="00394195" w:rsidDel="00444BB7">
          <w:delText xml:space="preserve"> </w:delText>
        </w:r>
      </w:del>
      <w:r w:rsidR="00704256" w:rsidRPr="00394195">
        <w:t xml:space="preserve">resterà a disposizione del Committente all’interno di ciascuna delle Multisale; </w:t>
      </w:r>
    </w:p>
    <w:p w14:paraId="47AC5880" w14:textId="77777777" w:rsidR="00704256" w:rsidRPr="00394195" w:rsidRDefault="006B5353" w:rsidP="00394195">
      <w:pPr>
        <w:numPr>
          <w:ilvl w:val="0"/>
          <w:numId w:val="7"/>
        </w:numPr>
        <w:suppressAutoHyphens w:val="0"/>
        <w:spacing w:after="120" w:line="312" w:lineRule="auto"/>
        <w:jc w:val="both"/>
      </w:pPr>
      <w:r w:rsidRPr="00394195">
        <w:t>c</w:t>
      </w:r>
      <w:r w:rsidR="00704256" w:rsidRPr="00394195">
        <w:t xml:space="preserve">ompilare (e/o produrre nel caso mancasse) il </w:t>
      </w:r>
      <w:r w:rsidR="00704256" w:rsidRPr="00394195">
        <w:rPr>
          <w:b/>
        </w:rPr>
        <w:t xml:space="preserve">Registro della Sicurezza e dei controlli per la Prevenzione Incendi </w:t>
      </w:r>
      <w:del w:id="81" w:author="Marisa Scollo" w:date="2023-11-09T13:18:00Z">
        <w:r w:rsidR="00704256" w:rsidRPr="00394195" w:rsidDel="00444BB7">
          <w:rPr>
            <w:b/>
          </w:rPr>
          <w:delText xml:space="preserve"> </w:delText>
        </w:r>
      </w:del>
      <w:r w:rsidR="00704256" w:rsidRPr="00394195">
        <w:rPr>
          <w:b/>
        </w:rPr>
        <w:t>(Buffetti)</w:t>
      </w:r>
      <w:r w:rsidR="00704256" w:rsidRPr="00394195">
        <w:t xml:space="preserve"> impianti e attrezzature;</w:t>
      </w:r>
    </w:p>
    <w:p w14:paraId="39CC0A88" w14:textId="77777777" w:rsidR="00704256" w:rsidRPr="00394195" w:rsidRDefault="00704256" w:rsidP="00394195">
      <w:pPr>
        <w:numPr>
          <w:ilvl w:val="0"/>
          <w:numId w:val="7"/>
        </w:numPr>
        <w:suppressAutoHyphens w:val="0"/>
        <w:spacing w:after="120" w:line="312" w:lineRule="auto"/>
        <w:jc w:val="both"/>
      </w:pPr>
      <w:r w:rsidRPr="00394195">
        <w:lastRenderedPageBreak/>
        <w:t>provvedere alla buona tenuta ed all’ordine delle chiavi dei singoli locali tecnici a disposizione in apposite bacheche posizionate presso la segreteria delle Multisale in modo che il suo personale possa avere libero accesso ai locali in qualsiasi momento;</w:t>
      </w:r>
    </w:p>
    <w:p w14:paraId="63BCC9B0" w14:textId="77777777" w:rsidR="00704256" w:rsidRPr="00394195" w:rsidRDefault="00704256" w:rsidP="00394195">
      <w:pPr>
        <w:numPr>
          <w:ilvl w:val="0"/>
          <w:numId w:val="7"/>
        </w:numPr>
        <w:suppressAutoHyphens w:val="0"/>
        <w:spacing w:after="120" w:line="312" w:lineRule="auto"/>
        <w:jc w:val="both"/>
      </w:pPr>
      <w:r w:rsidRPr="00394195">
        <w:t>produrre annualmente, anche in base alla normativa in vigore, la dovuta relazione tecnica sullo stato degli impianti e attrezzature manutenuti;</w:t>
      </w:r>
    </w:p>
    <w:p w14:paraId="5C924D50" w14:textId="77777777" w:rsidR="00704256" w:rsidRPr="00394195" w:rsidRDefault="00704256" w:rsidP="00394195">
      <w:pPr>
        <w:spacing w:after="120" w:line="312" w:lineRule="auto"/>
        <w:ind w:left="360" w:hanging="360"/>
        <w:jc w:val="both"/>
      </w:pPr>
      <w:r w:rsidRPr="00394195">
        <w:t>e)</w:t>
      </w:r>
      <w:r w:rsidRPr="00394195">
        <w:tab/>
        <w:t xml:space="preserve">fornire, essendo espressamente compreso nel Corrispettivo di cui all’art. 8.1, assistenza tecnico-operativa alle eventuali prove semestrali previste per il controllo tecnico legislativo dell’attività manutentiva svolte da ente di terza parte, incaricato dal Committente; </w:t>
      </w:r>
    </w:p>
    <w:p w14:paraId="73ACD0DF" w14:textId="77777777" w:rsidR="00704256" w:rsidRPr="00394195" w:rsidRDefault="00704256" w:rsidP="00394195">
      <w:pPr>
        <w:spacing w:after="120" w:line="312" w:lineRule="auto"/>
        <w:ind w:left="360" w:hanging="360"/>
        <w:jc w:val="both"/>
      </w:pPr>
      <w:r w:rsidRPr="00394195">
        <w:t>f)</w:t>
      </w:r>
      <w:r w:rsidRPr="00394195">
        <w:tab/>
        <w:t>fornire assistenza tecnico operativa a tutte le eventuali prove sullo stato generale degli Impianti e attrezzature da eseguirsi in contraddittorio con il Committente, la proprietà delle mura delle Multisale e l’ente di terza parte e/o il tecnico da questi preposti, nel caso di cessazione del Contratto.</w:t>
      </w:r>
    </w:p>
    <w:p w14:paraId="47D600E9" w14:textId="77777777" w:rsidR="009D1E1A" w:rsidRPr="00394195" w:rsidRDefault="009D1E1A" w:rsidP="00394195">
      <w:pPr>
        <w:spacing w:after="120" w:line="312" w:lineRule="auto"/>
        <w:ind w:left="360" w:hanging="360"/>
        <w:jc w:val="both"/>
      </w:pPr>
    </w:p>
    <w:p w14:paraId="77EDB4E5" w14:textId="77777777" w:rsidR="00704256" w:rsidRPr="00394195" w:rsidRDefault="00704256" w:rsidP="00394195">
      <w:pPr>
        <w:widowControl w:val="0"/>
        <w:autoSpaceDE w:val="0"/>
        <w:autoSpaceDN w:val="0"/>
        <w:adjustRightInd w:val="0"/>
        <w:spacing w:after="120" w:line="312" w:lineRule="auto"/>
        <w:outlineLvl w:val="0"/>
        <w:rPr>
          <w:b/>
          <w:u w:val="single"/>
        </w:rPr>
      </w:pPr>
      <w:r w:rsidRPr="00394195">
        <w:rPr>
          <w:b/>
        </w:rPr>
        <w:t xml:space="preserve">Art. 7 - </w:t>
      </w:r>
      <w:r w:rsidRPr="00394195">
        <w:rPr>
          <w:b/>
          <w:u w:val="single"/>
        </w:rPr>
        <w:t>Riservatezza e trattamento dati personali</w:t>
      </w:r>
    </w:p>
    <w:p w14:paraId="7541B59E"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Le Parti si impegnano rispettivamente a trattare i dati personali dell’altra Parte e dei suoi dipendenti e collaboratori (in relazione a questi ultimi, in particolare: nome, cognome, relativa posizione aziendale, indirizzo e-mail, numero telefonico) nel rispetto dei principi e delle norme di cui al Regolamento UE n. 679/2016 (“</w:t>
      </w:r>
      <w:r w:rsidRPr="00394195">
        <w:rPr>
          <w:b/>
        </w:rPr>
        <w:t>Regolamento Privacy</w:t>
      </w:r>
      <w:r w:rsidRPr="00394195">
        <w:t>”) e al Decreto Legislativo 30 giugno 2003 n. 196 come modificato dal D.Lgs 101/2018 (“</w:t>
      </w:r>
      <w:r w:rsidRPr="00394195">
        <w:rPr>
          <w:b/>
        </w:rPr>
        <w:t>Codice Privacy</w:t>
      </w:r>
      <w:r w:rsidRPr="00394195">
        <w:t>”) dichiarando che tratteranno i dati personali con la riservatezza richiesta dalla vigente normativa, in relazione alla tipologia di trattamento effettuato.</w:t>
      </w:r>
    </w:p>
    <w:p w14:paraId="74E1551F"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Ciascuna delle Parti, per quanto di rispettiva competenza, dichiara di aver adottato le misure tecniche e organizzative dirette a garantire un livello di sicurezza adeguato al rischio, in conformità all’art. 32 del Regolamento Privacy.</w:t>
      </w:r>
    </w:p>
    <w:p w14:paraId="038B87AB"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Per quanto possa occorrere, le Parti si danno reciprocamente atto di aver ricevuto l’informativa ai sensi e per gli effetti di cui all’art. 13 del Regolamento Privacy e di acconsentire al trattamento dei propri dati personali, inclusi i dati dei propri dipendenti o collaboratori, per finalità connesse al corretto svolgimento delle attività e all’adempimento delle obbligazioni del presente Contratto.</w:t>
      </w:r>
    </w:p>
    <w:p w14:paraId="1AE052E9" w14:textId="77777777" w:rsidR="00704256" w:rsidRPr="00394195" w:rsidRDefault="00704256" w:rsidP="00394195">
      <w:pPr>
        <w:widowControl w:val="0"/>
        <w:numPr>
          <w:ilvl w:val="0"/>
          <w:numId w:val="21"/>
        </w:numPr>
        <w:suppressAutoHyphens w:val="0"/>
        <w:autoSpaceDE w:val="0"/>
        <w:autoSpaceDN w:val="0"/>
        <w:adjustRightInd w:val="0"/>
        <w:spacing w:after="120" w:line="312" w:lineRule="auto"/>
        <w:ind w:left="0" w:firstLine="0"/>
        <w:jc w:val="both"/>
      </w:pPr>
      <w:r w:rsidRPr="00394195">
        <w:t>Le Parti assumono l’obbligo reciproco di garantire la riservatezza sui contenuti del Contratto e su tutti i dati e le informazioni di cui vengano in possesso in relazione allo svolgimento dei servizi oggetto del presente Contratto. Ai sensi e per gli effetti del Codice Privacy, le Parti dichiarano di essere edotte sulle finalità e modalità di trattamento cui saranno sottoposti i loro dati, con particolare riferimento agli artt. 10 e 12.4, per cui prestano reciprocamente consenso.</w:t>
      </w:r>
    </w:p>
    <w:p w14:paraId="2AD9796E" w14:textId="161A9FB9" w:rsidR="00704256" w:rsidRPr="00394195" w:rsidRDefault="00704256" w:rsidP="00394195">
      <w:pPr>
        <w:numPr>
          <w:ilvl w:val="0"/>
          <w:numId w:val="21"/>
        </w:numPr>
        <w:tabs>
          <w:tab w:val="left" w:pos="567"/>
        </w:tabs>
        <w:suppressAutoHyphens w:val="0"/>
        <w:spacing w:after="120" w:line="312" w:lineRule="auto"/>
        <w:ind w:left="0" w:firstLine="0"/>
        <w:jc w:val="both"/>
      </w:pPr>
      <w:r w:rsidRPr="00394195">
        <w:rPr>
          <w:color w:val="000000"/>
        </w:rPr>
        <w:lastRenderedPageBreak/>
        <w:t xml:space="preserve">L’Appaltatore dichiara altresì di avere preso atto del Codice Etico e del </w:t>
      </w:r>
      <w:r w:rsidRPr="00394195">
        <w:t>Modello di Organizzazione di Gestione e di Controllo ex D.Lgs. 231/01 (il “</w:t>
      </w:r>
      <w:r w:rsidRPr="00394195">
        <w:rPr>
          <w:b/>
        </w:rPr>
        <w:t>Modello Organizzativo</w:t>
      </w:r>
      <w:r w:rsidRPr="00394195">
        <w:t>”)</w:t>
      </w:r>
      <w:r w:rsidRPr="00394195">
        <w:rPr>
          <w:color w:val="000000"/>
        </w:rPr>
        <w:t xml:space="preserve">, adottati dal Committente, reperibile sul sito internet all’indirizzo </w:t>
      </w:r>
      <w:ins w:id="82" w:author="TSC Legal" w:date="2025-11-03T12:44:00Z" w16du:dateUtc="2025-11-03T11:44:00Z">
        <w:r w:rsidR="00AB04FC" w:rsidRPr="007C1D1B">
          <w:t>https://www.thespacecinema.it/legale/termini-e-condizioni#modello-di-organizzazione-gestione-e-controllo-ex-d-lgs-231-01</w:t>
        </w:r>
      </w:ins>
      <w:del w:id="83" w:author="TSC Legal" w:date="2025-11-03T12:44:00Z" w16du:dateUtc="2025-11-03T11:44:00Z">
        <w:r w:rsidDel="00AB04FC">
          <w:fldChar w:fldCharType="begin"/>
        </w:r>
        <w:r w:rsidDel="00AB04FC">
          <w:delInstrText>HYPERLINK "http://www.thespacecinema.it/regolamenti"</w:delInstrText>
        </w:r>
        <w:r w:rsidDel="00AB04FC">
          <w:fldChar w:fldCharType="separate"/>
        </w:r>
        <w:r w:rsidRPr="00394195" w:rsidDel="00AB04FC">
          <w:rPr>
            <w:rStyle w:val="Collegamentoipertestuale"/>
          </w:rPr>
          <w:delText>http://www.thespacecinema.it/regolamenti</w:delText>
        </w:r>
        <w:r w:rsidDel="00AB04FC">
          <w:fldChar w:fldCharType="end"/>
        </w:r>
        <w:r w:rsidRPr="00394195" w:rsidDel="00AB04FC">
          <w:delText>/organismodivigilanza</w:delText>
        </w:r>
      </w:del>
      <w:r w:rsidRPr="00394195">
        <w:t>, la cui osservanza costituisce</w:t>
      </w:r>
      <w:r w:rsidRPr="00394195">
        <w:rPr>
          <w:color w:val="000000"/>
        </w:rPr>
        <w:t xml:space="preserve"> parte essenziale delle obbligazioni assunte con la sottoscrizione del presente Contratto.</w:t>
      </w:r>
    </w:p>
    <w:p w14:paraId="7414410E" w14:textId="77777777" w:rsidR="009D1E1A" w:rsidRPr="00394195" w:rsidRDefault="009D1E1A" w:rsidP="00394195">
      <w:pPr>
        <w:tabs>
          <w:tab w:val="left" w:pos="567"/>
        </w:tabs>
        <w:suppressAutoHyphens w:val="0"/>
        <w:spacing w:after="120" w:line="312" w:lineRule="auto"/>
        <w:jc w:val="both"/>
      </w:pPr>
    </w:p>
    <w:p w14:paraId="4810BCF5" w14:textId="77777777" w:rsidR="00704256" w:rsidRPr="002C5CD9" w:rsidRDefault="00704256">
      <w:pPr>
        <w:keepNext/>
        <w:widowControl w:val="0"/>
        <w:autoSpaceDE w:val="0"/>
        <w:autoSpaceDN w:val="0"/>
        <w:adjustRightInd w:val="0"/>
        <w:spacing w:after="120" w:line="312" w:lineRule="auto"/>
        <w:outlineLvl w:val="0"/>
        <w:rPr>
          <w:b/>
          <w:color w:val="000000"/>
          <w:rPrChange w:id="84" w:author="Marisa Scollo" w:date="2023-11-08T14:54:00Z">
            <w:rPr>
              <w:b/>
              <w:u w:val="single"/>
            </w:rPr>
          </w:rPrChange>
        </w:rPr>
        <w:pPrChange w:id="85" w:author="Marisa Scollo" w:date="2023-11-09T13:18:00Z">
          <w:pPr>
            <w:spacing w:after="120" w:line="312" w:lineRule="auto"/>
            <w:jc w:val="both"/>
          </w:pPr>
        </w:pPrChange>
      </w:pPr>
      <w:r w:rsidRPr="002C5CD9">
        <w:rPr>
          <w:b/>
          <w:color w:val="000000"/>
          <w:rPrChange w:id="86" w:author="Marisa Scollo" w:date="2023-11-08T14:54:00Z">
            <w:rPr>
              <w:b/>
            </w:rPr>
          </w:rPrChange>
        </w:rPr>
        <w:t xml:space="preserve">Art. 8 – </w:t>
      </w:r>
      <w:r w:rsidRPr="002C5CD9">
        <w:rPr>
          <w:b/>
          <w:color w:val="000000"/>
          <w:rPrChange w:id="87" w:author="Marisa Scollo" w:date="2023-11-08T14:54:00Z">
            <w:rPr>
              <w:b/>
              <w:u w:val="single"/>
            </w:rPr>
          </w:rPrChange>
        </w:rPr>
        <w:t>Corrispettivo</w:t>
      </w:r>
    </w:p>
    <w:p w14:paraId="452DDB0B" w14:textId="355AA6DF" w:rsidR="00704256" w:rsidRPr="00394195" w:rsidRDefault="00704256" w:rsidP="008D728C">
      <w:pPr>
        <w:widowControl w:val="0"/>
        <w:numPr>
          <w:ilvl w:val="0"/>
          <w:numId w:val="22"/>
        </w:numPr>
        <w:tabs>
          <w:tab w:val="left" w:pos="567"/>
        </w:tabs>
        <w:suppressAutoHyphens w:val="0"/>
        <w:autoSpaceDE w:val="0"/>
        <w:autoSpaceDN w:val="0"/>
        <w:adjustRightInd w:val="0"/>
        <w:spacing w:after="120" w:line="288" w:lineRule="auto"/>
        <w:ind w:left="0" w:firstLine="0"/>
        <w:jc w:val="both"/>
      </w:pPr>
      <w:r w:rsidRPr="00394195">
        <w:t>A fronte del puntuale, tempestivo, effettivo e continuativo espletamento dei Servizi ed in generale per tutto quanto a carico dell’Appaltatore in forza del Contratto, ivi inclusa ogni attività rivolta al rispetto di ogni normativa vigente e regolante la materia del Contratto in relazione alla manutenzione ordinaria, e per tutta la durata del Contratto, sarà dovuto dal Committente all’Appaltatore il seguente corrispettivo (di seguito “</w:t>
      </w:r>
      <w:r w:rsidRPr="00394195">
        <w:rPr>
          <w:b/>
        </w:rPr>
        <w:t>Corrispettivo”</w:t>
      </w:r>
      <w:r w:rsidRPr="00394195">
        <w:t xml:space="preserve">): </w:t>
      </w:r>
      <w:r w:rsidR="009438CB" w:rsidRPr="00394195">
        <w:t xml:space="preserve">di </w:t>
      </w:r>
      <w:r w:rsidR="009438CB" w:rsidRPr="009B26CC">
        <w:rPr>
          <w:highlight w:val="yellow"/>
          <w:rPrChange w:id="88" w:author="Davide Milizia [2]" w:date="2023-11-13T10:33:00Z">
            <w:rPr/>
          </w:rPrChange>
        </w:rPr>
        <w:t xml:space="preserve">Euro </w:t>
      </w:r>
      <w:r w:rsidR="001212D7" w:rsidRPr="009B26CC">
        <w:rPr>
          <w:b/>
          <w:highlight w:val="yellow"/>
          <w:rPrChange w:id="89" w:author="Davide Milizia [2]" w:date="2023-11-13T10:33:00Z">
            <w:rPr>
              <w:b/>
            </w:rPr>
          </w:rPrChange>
        </w:rPr>
        <w:t>24.900,00</w:t>
      </w:r>
      <w:r w:rsidR="009438CB" w:rsidRPr="009B26CC">
        <w:rPr>
          <w:highlight w:val="yellow"/>
          <w:rPrChange w:id="90" w:author="Davide Milizia [2]" w:date="2023-11-13T10:33:00Z">
            <w:rPr/>
          </w:rPrChange>
        </w:rPr>
        <w:t xml:space="preserve"> (</w:t>
      </w:r>
      <w:r w:rsidR="001212D7" w:rsidRPr="009B26CC">
        <w:rPr>
          <w:i/>
          <w:iCs/>
          <w:highlight w:val="yellow"/>
          <w:rPrChange w:id="91" w:author="Davide Milizia [2]" w:date="2023-11-13T10:33:00Z">
            <w:rPr/>
          </w:rPrChange>
        </w:rPr>
        <w:t>ventiquattromilanovecento</w:t>
      </w:r>
      <w:r w:rsidR="009438CB" w:rsidRPr="009B26CC">
        <w:rPr>
          <w:i/>
          <w:highlight w:val="yellow"/>
          <w:rPrChange w:id="92" w:author="Davide Milizia [2]" w:date="2023-11-13T10:33:00Z">
            <w:rPr>
              <w:i/>
            </w:rPr>
          </w:rPrChange>
        </w:rPr>
        <w:t>/00</w:t>
      </w:r>
      <w:r w:rsidR="009438CB" w:rsidRPr="009B26CC">
        <w:rPr>
          <w:highlight w:val="yellow"/>
          <w:rPrChange w:id="93" w:author="Davide Milizia [2]" w:date="2023-11-13T10:33:00Z">
            <w:rPr/>
          </w:rPrChange>
        </w:rPr>
        <w:t>)</w:t>
      </w:r>
      <w:r w:rsidR="009438CB" w:rsidRPr="001212D7">
        <w:t xml:space="preserve"> </w:t>
      </w:r>
      <w:r w:rsidRPr="001212D7">
        <w:rPr>
          <w:color w:val="000000"/>
        </w:rPr>
        <w:t>oltre IVA per ciascun anno di durata</w:t>
      </w:r>
      <w:del w:id="94" w:author="Marisa Scollo" w:date="2023-11-08T14:53:00Z">
        <w:r w:rsidRPr="001212D7" w:rsidDel="002C5CD9">
          <w:rPr>
            <w:color w:val="000000"/>
          </w:rPr>
          <w:delText>,</w:delText>
        </w:r>
      </w:del>
      <w:r w:rsidRPr="001212D7">
        <w:t xml:space="preserve">. Il Corrispettivo è determinato in via forfettaria </w:t>
      </w:r>
      <w:r w:rsidR="007E35DE" w:rsidRPr="001212D7">
        <w:t>secondo quanto meglio elencato in dettaglio nell’</w:t>
      </w:r>
      <w:r w:rsidR="00FD1F69" w:rsidRPr="001212D7">
        <w:t xml:space="preserve"> </w:t>
      </w:r>
      <w:r w:rsidR="007E35DE" w:rsidRPr="001212D7">
        <w:rPr>
          <w:b/>
        </w:rPr>
        <w:t>A</w:t>
      </w:r>
      <w:r w:rsidR="00FD1F69" w:rsidRPr="001212D7">
        <w:rPr>
          <w:b/>
        </w:rPr>
        <w:t>llegato</w:t>
      </w:r>
      <w:r w:rsidR="007E35DE" w:rsidRPr="001212D7">
        <w:rPr>
          <w:b/>
        </w:rPr>
        <w:t xml:space="preserve"> F</w:t>
      </w:r>
      <w:r w:rsidR="007E35DE" w:rsidRPr="001212D7">
        <w:t xml:space="preserve"> (elenco prezzi unitari) </w:t>
      </w:r>
      <w:r w:rsidRPr="001212D7">
        <w:t>ed omnicomprensiva e da intendersi altresì comprensivo</w:t>
      </w:r>
      <w:r w:rsidRPr="00394195">
        <w:t>:</w:t>
      </w:r>
    </w:p>
    <w:p w14:paraId="0B391F3F" w14:textId="77777777" w:rsidR="00704256" w:rsidRPr="00394195" w:rsidRDefault="00704256">
      <w:pPr>
        <w:pStyle w:val="Paragrafoelenco"/>
        <w:widowControl w:val="0"/>
        <w:numPr>
          <w:ilvl w:val="0"/>
          <w:numId w:val="26"/>
        </w:numPr>
        <w:tabs>
          <w:tab w:val="left" w:pos="851"/>
        </w:tabs>
        <w:autoSpaceDE w:val="0"/>
        <w:autoSpaceDN w:val="0"/>
        <w:adjustRightInd w:val="0"/>
        <w:spacing w:after="120" w:line="312" w:lineRule="auto"/>
        <w:ind w:left="142" w:hanging="11"/>
        <w:contextualSpacing w:val="0"/>
        <w:jc w:val="both"/>
        <w:rPr>
          <w:rFonts w:ascii="Times New Roman" w:hAnsi="Times New Roman"/>
          <w:sz w:val="24"/>
          <w:szCs w:val="24"/>
        </w:rPr>
        <w:pPrChange w:id="95" w:author="Marisa Scollo" w:date="2023-11-08T14:54:00Z">
          <w:pPr>
            <w:pStyle w:val="Paragrafoelenco"/>
            <w:widowControl w:val="0"/>
            <w:numPr>
              <w:numId w:val="26"/>
            </w:numPr>
            <w:tabs>
              <w:tab w:val="left" w:pos="567"/>
            </w:tabs>
            <w:autoSpaceDE w:val="0"/>
            <w:autoSpaceDN w:val="0"/>
            <w:adjustRightInd w:val="0"/>
            <w:spacing w:after="120" w:line="312" w:lineRule="auto"/>
            <w:ind w:left="142" w:hanging="11"/>
            <w:contextualSpacing w:val="0"/>
            <w:jc w:val="both"/>
          </w:pPr>
        </w:pPrChange>
      </w:pPr>
      <w:r w:rsidRPr="00394195">
        <w:rPr>
          <w:rFonts w:ascii="Times New Roman" w:hAnsi="Times New Roman"/>
          <w:sz w:val="24"/>
          <w:szCs w:val="24"/>
        </w:rPr>
        <w:t xml:space="preserve">di ogni onere inerente l’esecuzione del Contratto e quindi anche dell’utilizzo di beni, attrezzature, materiale di consumo, mano d’opera e relativi oneri contributivi e previdenziali; </w:t>
      </w:r>
    </w:p>
    <w:p w14:paraId="29707D18" w14:textId="77777777" w:rsidR="00704256" w:rsidRPr="00394195" w:rsidRDefault="00704256">
      <w:pPr>
        <w:pStyle w:val="Paragrafoelenco"/>
        <w:widowControl w:val="0"/>
        <w:numPr>
          <w:ilvl w:val="0"/>
          <w:numId w:val="26"/>
        </w:numPr>
        <w:tabs>
          <w:tab w:val="left" w:pos="851"/>
        </w:tabs>
        <w:autoSpaceDE w:val="0"/>
        <w:autoSpaceDN w:val="0"/>
        <w:adjustRightInd w:val="0"/>
        <w:spacing w:after="120" w:line="312" w:lineRule="auto"/>
        <w:contextualSpacing w:val="0"/>
        <w:jc w:val="both"/>
        <w:rPr>
          <w:rFonts w:ascii="Times New Roman" w:hAnsi="Times New Roman"/>
          <w:sz w:val="24"/>
          <w:szCs w:val="24"/>
        </w:rPr>
        <w:pPrChange w:id="96" w:author="Marisa Scollo" w:date="2023-11-08T14:54:00Z">
          <w:pPr>
            <w:pStyle w:val="Paragrafoelenco"/>
            <w:widowControl w:val="0"/>
            <w:numPr>
              <w:numId w:val="26"/>
            </w:numPr>
            <w:tabs>
              <w:tab w:val="left" w:pos="567"/>
            </w:tabs>
            <w:autoSpaceDE w:val="0"/>
            <w:autoSpaceDN w:val="0"/>
            <w:adjustRightInd w:val="0"/>
            <w:spacing w:after="120" w:line="312" w:lineRule="auto"/>
            <w:ind w:left="862" w:hanging="720"/>
            <w:contextualSpacing w:val="0"/>
            <w:jc w:val="both"/>
          </w:pPr>
        </w:pPrChange>
      </w:pPr>
      <w:r w:rsidRPr="00394195">
        <w:rPr>
          <w:rFonts w:ascii="Times New Roman" w:hAnsi="Times New Roman"/>
          <w:sz w:val="24"/>
          <w:szCs w:val="24"/>
        </w:rPr>
        <w:t>del servizio di reperibilità e pronto intervento meglio descritto ai precedenti punti 2.5 e 2.6;</w:t>
      </w:r>
    </w:p>
    <w:p w14:paraId="5B7BC6F3" w14:textId="238E0661" w:rsidR="00704256" w:rsidRPr="00394195" w:rsidRDefault="00704256">
      <w:pPr>
        <w:pStyle w:val="Paragrafoelenco"/>
        <w:numPr>
          <w:ilvl w:val="0"/>
          <w:numId w:val="26"/>
        </w:numPr>
        <w:spacing w:after="0" w:line="288" w:lineRule="auto"/>
        <w:ind w:left="142" w:firstLine="0"/>
        <w:contextualSpacing w:val="0"/>
        <w:jc w:val="both"/>
        <w:rPr>
          <w:rFonts w:ascii="Times New Roman" w:hAnsi="Times New Roman"/>
          <w:sz w:val="24"/>
          <w:szCs w:val="24"/>
        </w:rPr>
        <w:pPrChange w:id="97" w:author="Marisa Scollo" w:date="2023-11-08T15:06:00Z">
          <w:pPr>
            <w:pStyle w:val="Paragrafoelenco"/>
            <w:numPr>
              <w:numId w:val="26"/>
            </w:numPr>
            <w:spacing w:after="0" w:line="288" w:lineRule="auto"/>
            <w:ind w:left="862" w:hanging="720"/>
            <w:contextualSpacing w:val="0"/>
            <w:jc w:val="both"/>
          </w:pPr>
        </w:pPrChange>
      </w:pPr>
      <w:r w:rsidRPr="001212D7">
        <w:rPr>
          <w:rFonts w:ascii="Times New Roman" w:hAnsi="Times New Roman"/>
          <w:sz w:val="24"/>
          <w:szCs w:val="24"/>
        </w:rPr>
        <w:t xml:space="preserve">dell’importo di </w:t>
      </w:r>
      <w:r w:rsidRPr="009B26CC">
        <w:rPr>
          <w:rFonts w:ascii="Times New Roman" w:hAnsi="Times New Roman"/>
          <w:b/>
          <w:sz w:val="24"/>
          <w:szCs w:val="24"/>
          <w:highlight w:val="yellow"/>
          <w:rPrChange w:id="98" w:author="Davide Milizia [2]" w:date="2023-11-13T10:34:00Z">
            <w:rPr>
              <w:rFonts w:ascii="Times New Roman" w:hAnsi="Times New Roman"/>
              <w:b/>
              <w:sz w:val="24"/>
              <w:szCs w:val="24"/>
            </w:rPr>
          </w:rPrChange>
        </w:rPr>
        <w:t>Euro</w:t>
      </w:r>
      <w:r w:rsidR="007E35DE" w:rsidRPr="009B26CC">
        <w:rPr>
          <w:rFonts w:ascii="Times New Roman" w:hAnsi="Times New Roman"/>
          <w:b/>
          <w:sz w:val="24"/>
          <w:szCs w:val="24"/>
          <w:highlight w:val="yellow"/>
          <w:rPrChange w:id="99" w:author="Davide Milizia [2]" w:date="2023-11-13T10:34:00Z">
            <w:rPr>
              <w:rFonts w:ascii="Times New Roman" w:hAnsi="Times New Roman"/>
              <w:b/>
              <w:sz w:val="24"/>
              <w:szCs w:val="24"/>
            </w:rPr>
          </w:rPrChange>
        </w:rPr>
        <w:t xml:space="preserve"> </w:t>
      </w:r>
      <w:r w:rsidR="001212D7" w:rsidRPr="009B26CC">
        <w:rPr>
          <w:rFonts w:ascii="Times New Roman" w:hAnsi="Times New Roman"/>
          <w:b/>
          <w:sz w:val="24"/>
          <w:szCs w:val="24"/>
          <w:highlight w:val="yellow"/>
          <w:rPrChange w:id="100" w:author="Davide Milizia [2]" w:date="2023-11-13T10:34:00Z">
            <w:rPr>
              <w:rFonts w:ascii="Times New Roman" w:hAnsi="Times New Roman"/>
              <w:b/>
              <w:sz w:val="24"/>
              <w:szCs w:val="24"/>
            </w:rPr>
          </w:rPrChange>
        </w:rPr>
        <w:t>300,00</w:t>
      </w:r>
      <w:r w:rsidRPr="009B26CC">
        <w:rPr>
          <w:rFonts w:ascii="Times New Roman" w:hAnsi="Times New Roman"/>
          <w:sz w:val="24"/>
          <w:szCs w:val="24"/>
          <w:highlight w:val="yellow"/>
          <w:rPrChange w:id="101" w:author="Davide Milizia [2]" w:date="2023-11-13T10:34:00Z">
            <w:rPr>
              <w:rFonts w:ascii="Times New Roman" w:hAnsi="Times New Roman"/>
              <w:sz w:val="24"/>
              <w:szCs w:val="24"/>
            </w:rPr>
          </w:rPrChange>
        </w:rPr>
        <w:t xml:space="preserve"> </w:t>
      </w:r>
      <w:del w:id="102" w:author="Marisa Scollo" w:date="2023-11-08T14:51:00Z">
        <w:r w:rsidRPr="009B26CC" w:rsidDel="002C5CD9">
          <w:rPr>
            <w:rFonts w:ascii="Times New Roman" w:hAnsi="Times New Roman"/>
            <w:sz w:val="24"/>
            <w:szCs w:val="24"/>
            <w:highlight w:val="yellow"/>
            <w:rPrChange w:id="103" w:author="Davide Milizia [2]" w:date="2023-11-13T10:34:00Z">
              <w:rPr>
                <w:rFonts w:ascii="Times New Roman" w:hAnsi="Times New Roman"/>
                <w:sz w:val="24"/>
                <w:szCs w:val="24"/>
              </w:rPr>
            </w:rPrChange>
          </w:rPr>
          <w:delText>[</w:delText>
        </w:r>
        <w:r w:rsidRPr="009B26CC" w:rsidDel="002C5CD9">
          <w:rPr>
            <w:rFonts w:ascii="Times New Roman" w:hAnsi="Times New Roman" w:hint="eastAsia"/>
            <w:sz w:val="24"/>
            <w:szCs w:val="24"/>
            <w:highlight w:val="yellow"/>
            <w:rPrChange w:id="104" w:author="Davide Milizia [2]" w:date="2023-11-13T10:34:00Z">
              <w:rPr>
                <w:rFonts w:ascii="Times New Roman" w:hAnsi="Times New Roman" w:hint="eastAsia"/>
                <w:sz w:val="24"/>
                <w:szCs w:val="24"/>
              </w:rPr>
            </w:rPrChange>
          </w:rPr>
          <w:delText>●</w:delText>
        </w:r>
        <w:r w:rsidRPr="009B26CC" w:rsidDel="002C5CD9">
          <w:rPr>
            <w:rFonts w:ascii="Times New Roman" w:hAnsi="Times New Roman"/>
            <w:sz w:val="24"/>
            <w:szCs w:val="24"/>
            <w:highlight w:val="yellow"/>
            <w:rPrChange w:id="105" w:author="Davide Milizia [2]" w:date="2023-11-13T10:34:00Z">
              <w:rPr>
                <w:rFonts w:ascii="Times New Roman" w:hAnsi="Times New Roman"/>
                <w:sz w:val="24"/>
                <w:szCs w:val="24"/>
              </w:rPr>
            </w:rPrChange>
          </w:rPr>
          <w:delText>]</w:delText>
        </w:r>
      </w:del>
      <w:r w:rsidRPr="009B26CC">
        <w:rPr>
          <w:rFonts w:ascii="Times New Roman" w:hAnsi="Times New Roman"/>
          <w:sz w:val="24"/>
          <w:szCs w:val="24"/>
          <w:highlight w:val="yellow"/>
          <w:rPrChange w:id="106" w:author="Davide Milizia [2]" w:date="2023-11-13T10:34:00Z">
            <w:rPr>
              <w:rFonts w:ascii="Times New Roman" w:hAnsi="Times New Roman"/>
              <w:sz w:val="24"/>
              <w:szCs w:val="24"/>
            </w:rPr>
          </w:rPrChange>
        </w:rPr>
        <w:t>(</w:t>
      </w:r>
      <w:r w:rsidR="001212D7" w:rsidRPr="009B26CC">
        <w:rPr>
          <w:rFonts w:ascii="Times New Roman" w:hAnsi="Times New Roman"/>
          <w:i/>
          <w:iCs/>
          <w:sz w:val="24"/>
          <w:szCs w:val="24"/>
          <w:highlight w:val="yellow"/>
          <w:rPrChange w:id="107" w:author="Davide Milizia [2]" w:date="2023-11-13T10:34:00Z">
            <w:rPr>
              <w:rFonts w:ascii="Times New Roman" w:hAnsi="Times New Roman"/>
              <w:sz w:val="24"/>
              <w:szCs w:val="24"/>
            </w:rPr>
          </w:rPrChange>
        </w:rPr>
        <w:t>trecento</w:t>
      </w:r>
      <w:r w:rsidRPr="009B26CC">
        <w:rPr>
          <w:rFonts w:ascii="Times New Roman" w:hAnsi="Times New Roman"/>
          <w:i/>
          <w:sz w:val="24"/>
          <w:szCs w:val="24"/>
          <w:highlight w:val="yellow"/>
          <w:rPrChange w:id="108" w:author="Davide Milizia [2]" w:date="2023-11-13T10:34:00Z">
            <w:rPr>
              <w:rFonts w:ascii="Times New Roman" w:hAnsi="Times New Roman"/>
              <w:i/>
              <w:sz w:val="24"/>
              <w:szCs w:val="24"/>
            </w:rPr>
          </w:rPrChange>
        </w:rPr>
        <w:t>/</w:t>
      </w:r>
      <w:r w:rsidRPr="009B26CC">
        <w:rPr>
          <w:rFonts w:ascii="Times New Roman" w:hAnsi="Times New Roman"/>
          <w:iCs/>
          <w:sz w:val="24"/>
          <w:szCs w:val="24"/>
          <w:highlight w:val="yellow"/>
          <w:rPrChange w:id="109" w:author="Davide Milizia [2]" w:date="2023-11-13T10:34:00Z">
            <w:rPr>
              <w:rFonts w:ascii="Times New Roman" w:hAnsi="Times New Roman"/>
              <w:i/>
              <w:sz w:val="24"/>
              <w:szCs w:val="24"/>
            </w:rPr>
          </w:rPrChange>
        </w:rPr>
        <w:t>00</w:t>
      </w:r>
      <w:r w:rsidRPr="009B26CC">
        <w:rPr>
          <w:rFonts w:ascii="Times New Roman" w:hAnsi="Times New Roman"/>
          <w:sz w:val="24"/>
          <w:szCs w:val="24"/>
          <w:highlight w:val="yellow"/>
          <w:rPrChange w:id="110" w:author="Davide Milizia [2]" w:date="2023-11-13T10:34:00Z">
            <w:rPr>
              <w:rFonts w:ascii="Times New Roman" w:hAnsi="Times New Roman"/>
              <w:sz w:val="24"/>
              <w:szCs w:val="24"/>
            </w:rPr>
          </w:rPrChange>
        </w:rPr>
        <w:t>)</w:t>
      </w:r>
      <w:r w:rsidRPr="001212D7">
        <w:rPr>
          <w:rFonts w:ascii="Times New Roman" w:hAnsi="Times New Roman"/>
          <w:sz w:val="24"/>
          <w:szCs w:val="24"/>
        </w:rPr>
        <w:t xml:space="preserve"> oltre</w:t>
      </w:r>
      <w:r w:rsidRPr="00394195">
        <w:rPr>
          <w:rFonts w:ascii="Times New Roman" w:hAnsi="Times New Roman"/>
          <w:sz w:val="24"/>
          <w:szCs w:val="24"/>
        </w:rPr>
        <w:t xml:space="preserve"> IVA all’anno per </w:t>
      </w:r>
      <w:r w:rsidR="009438CB" w:rsidRPr="00394195">
        <w:rPr>
          <w:rFonts w:ascii="Times New Roman" w:hAnsi="Times New Roman"/>
          <w:sz w:val="24"/>
          <w:szCs w:val="24"/>
        </w:rPr>
        <w:t>le</w:t>
      </w:r>
      <w:r w:rsidRPr="00394195">
        <w:rPr>
          <w:rFonts w:ascii="Times New Roman" w:hAnsi="Times New Roman"/>
          <w:sz w:val="24"/>
          <w:szCs w:val="24"/>
        </w:rPr>
        <w:t xml:space="preserve"> Multisale che l’Appaltatore si impegna ad investire nel corso del Contratto ai fini dell’attuazione delle misure adottate per eliminare o, ove ciò non sia possibile, ridurre al minimo i rischi di salute e sicurezza sul lavoro derivanti dalle interferenze sul lavoro ai sensi di quanto previsto dell’art. 26 del D.lgs. 81/2008 e successive modifiche. L’Appaltatore dichiara inoltre, ai sensi della normativa vigente, che il suddetto Corrispettivo è ampiamente remunerativo rispetto ai costi ed oneri per la sicurezza che lo stesso dovrà effettivamente sostenere per garantire la miglior sicurezza dei lavoratori propri dipendenti ai sensi del presente Contratto.</w:t>
      </w:r>
    </w:p>
    <w:p w14:paraId="368C5230" w14:textId="77777777" w:rsidR="00704256" w:rsidRPr="00394195" w:rsidRDefault="00704256">
      <w:pPr>
        <w:spacing w:line="312" w:lineRule="auto"/>
        <w:jc w:val="both"/>
        <w:pPrChange w:id="111" w:author="Marisa Scollo" w:date="2023-11-09T13:20:00Z">
          <w:pPr>
            <w:spacing w:after="120" w:line="312" w:lineRule="auto"/>
            <w:jc w:val="both"/>
          </w:pPr>
        </w:pPrChange>
      </w:pPr>
      <w:r w:rsidRPr="00394195">
        <w:t>Circa la congruità del Corrispettivo, l’Appaltatore dichiara di ben conoscere i luoghi, le dotazioni, nonché il loro attuale stato, i lavori e le forniture oggetto dello stesso, i progetti e la documentazione tecnica relativa e tutto quanto concordato nel Contratto per aver preso diretta conoscenza altresì di tutte le condizioni locali e le circostanze generali e particolari che possono aver influito sulla determinazione del suddetto Corrispettivo.</w:t>
      </w:r>
    </w:p>
    <w:p w14:paraId="4039C338" w14:textId="77777777" w:rsidR="00704256" w:rsidRPr="00394195" w:rsidRDefault="00704256" w:rsidP="00394195">
      <w:pPr>
        <w:spacing w:after="120" w:line="312" w:lineRule="auto"/>
        <w:jc w:val="both"/>
      </w:pPr>
      <w:r w:rsidRPr="00394195">
        <w:t xml:space="preserve">Il costo dei soli materiali e dei relativi trasporti speciali per eventuali interventi di natura straordinaria saranno remunerati separatamente a presentazione di un consuntivo che riporti in allegato i rapporti di intervento eventualmente eseguiti e fermo quanto previsto al secondo capoverso del successivo art. </w:t>
      </w:r>
      <w:r w:rsidRPr="00394195">
        <w:lastRenderedPageBreak/>
        <w:t>8.3. Non è previsto nessun tipo di compenso e/o rimborso per i trasporti ordinari essendo questi comunque già ricompresi nel Corrispettivo di cui al presente art. 8.1.</w:t>
      </w:r>
    </w:p>
    <w:p w14:paraId="030315A3" w14:textId="77777777" w:rsidR="00704256" w:rsidRPr="00394195" w:rsidRDefault="00704256" w:rsidP="00394195">
      <w:pPr>
        <w:widowControl w:val="0"/>
        <w:numPr>
          <w:ilvl w:val="0"/>
          <w:numId w:val="22"/>
        </w:numPr>
        <w:tabs>
          <w:tab w:val="left" w:pos="567"/>
        </w:tabs>
        <w:suppressAutoHyphens w:val="0"/>
        <w:autoSpaceDE w:val="0"/>
        <w:autoSpaceDN w:val="0"/>
        <w:adjustRightInd w:val="0"/>
        <w:spacing w:after="120" w:line="312" w:lineRule="auto"/>
        <w:ind w:left="0" w:firstLine="0"/>
        <w:jc w:val="both"/>
      </w:pPr>
      <w:r w:rsidRPr="00394195">
        <w:t>Fermo quanto pattuito all’art. 5.1, i costi per eventuali interventi straordinari saranno conteggiati alle seguenti tariffe:</w:t>
      </w:r>
    </w:p>
    <w:p w14:paraId="2861BCF9" w14:textId="101AA317" w:rsidR="00A55506" w:rsidRPr="009B26CC" w:rsidRDefault="001212D7" w:rsidP="001212D7">
      <w:pPr>
        <w:numPr>
          <w:ilvl w:val="0"/>
          <w:numId w:val="11"/>
        </w:numPr>
        <w:suppressAutoHyphens w:val="0"/>
        <w:spacing w:after="120" w:line="312" w:lineRule="auto"/>
        <w:jc w:val="both"/>
        <w:rPr>
          <w:b/>
          <w:highlight w:val="yellow"/>
          <w:rPrChange w:id="112" w:author="Davide Milizia [2]" w:date="2023-11-13T10:34:00Z">
            <w:rPr>
              <w:b/>
            </w:rPr>
          </w:rPrChange>
        </w:rPr>
      </w:pPr>
      <w:r w:rsidRPr="009B26CC">
        <w:rPr>
          <w:b/>
          <w:highlight w:val="yellow"/>
          <w:rPrChange w:id="113" w:author="Davide Milizia [2]" w:date="2023-11-13T10:34:00Z">
            <w:rPr>
              <w:b/>
            </w:rPr>
          </w:rPrChange>
        </w:rPr>
        <w:t xml:space="preserve">Euro/ora 30,00 </w:t>
      </w:r>
      <w:r w:rsidRPr="009B26CC">
        <w:rPr>
          <w:highlight w:val="yellow"/>
          <w:rPrChange w:id="114" w:author="Davide Milizia [2]" w:date="2023-11-13T10:34:00Z">
            <w:rPr/>
          </w:rPrChange>
        </w:rPr>
        <w:t>(trenta/00) per tutti gli interventi di natura straordinaria dalle ore 8.00 alle ore 18.00</w:t>
      </w:r>
      <w:r w:rsidR="00704256" w:rsidRPr="009B26CC">
        <w:rPr>
          <w:highlight w:val="yellow"/>
          <w:rPrChange w:id="115" w:author="Davide Milizia [2]" w:date="2023-11-13T10:34:00Z">
            <w:rPr/>
          </w:rPrChange>
        </w:rPr>
        <w:t>;</w:t>
      </w:r>
    </w:p>
    <w:p w14:paraId="489B5D1F" w14:textId="77777777" w:rsidR="00003734" w:rsidRPr="009B26CC" w:rsidRDefault="001212D7" w:rsidP="001212D7">
      <w:pPr>
        <w:numPr>
          <w:ilvl w:val="0"/>
          <w:numId w:val="11"/>
        </w:numPr>
        <w:suppressAutoHyphens w:val="0"/>
        <w:spacing w:after="120" w:line="312" w:lineRule="auto"/>
        <w:jc w:val="both"/>
        <w:rPr>
          <w:b/>
          <w:highlight w:val="yellow"/>
          <w:rPrChange w:id="116" w:author="Davide Milizia [2]" w:date="2023-11-13T10:34:00Z">
            <w:rPr>
              <w:b/>
            </w:rPr>
          </w:rPrChange>
        </w:rPr>
      </w:pPr>
      <w:r w:rsidRPr="009B26CC">
        <w:rPr>
          <w:b/>
          <w:highlight w:val="yellow"/>
          <w:rPrChange w:id="117" w:author="Davide Milizia [2]" w:date="2023-11-13T10:34:00Z">
            <w:rPr>
              <w:b/>
            </w:rPr>
          </w:rPrChange>
        </w:rPr>
        <w:t xml:space="preserve">Euro/ora 35,00 </w:t>
      </w:r>
      <w:r w:rsidRPr="009B26CC">
        <w:rPr>
          <w:highlight w:val="yellow"/>
          <w:rPrChange w:id="118" w:author="Davide Milizia [2]" w:date="2023-11-13T10:34:00Z">
            <w:rPr/>
          </w:rPrChange>
        </w:rPr>
        <w:t>(trentacinque/00) per tutti gli interventi di natura straordinaria dalle ore 06.00 alle ore 8,00 e dalle ore 18,00 alle ore 21,00</w:t>
      </w:r>
      <w:r w:rsidR="00003734" w:rsidRPr="009B26CC">
        <w:rPr>
          <w:highlight w:val="yellow"/>
          <w:rPrChange w:id="119" w:author="Davide Milizia [2]" w:date="2023-11-13T10:34:00Z">
            <w:rPr/>
          </w:rPrChange>
        </w:rPr>
        <w:t>;</w:t>
      </w:r>
    </w:p>
    <w:p w14:paraId="0B5055BE" w14:textId="77777777" w:rsidR="00704256" w:rsidRPr="009B26CC" w:rsidRDefault="00704256" w:rsidP="00DD755B">
      <w:pPr>
        <w:suppressAutoHyphens w:val="0"/>
        <w:spacing w:after="120" w:line="312" w:lineRule="auto"/>
        <w:jc w:val="both"/>
        <w:rPr>
          <w:b/>
          <w:highlight w:val="yellow"/>
          <w:rPrChange w:id="120" w:author="Davide Milizia [2]" w:date="2023-11-13T10:34:00Z">
            <w:rPr>
              <w:b/>
            </w:rPr>
          </w:rPrChange>
        </w:rPr>
      </w:pPr>
      <w:r w:rsidRPr="009B26CC">
        <w:rPr>
          <w:highlight w:val="yellow"/>
          <w:rPrChange w:id="121" w:author="Davide Milizia [2]" w:date="2023-11-13T10:34:00Z">
            <w:rPr/>
          </w:rPrChange>
        </w:rPr>
        <w:t>mentre in caso di interventi in via di urgenza,</w:t>
      </w:r>
      <w:r w:rsidRPr="009B26CC">
        <w:rPr>
          <w:b/>
          <w:highlight w:val="yellow"/>
          <w:rPrChange w:id="122" w:author="Davide Milizia [2]" w:date="2023-11-13T10:34:00Z">
            <w:rPr>
              <w:b/>
            </w:rPr>
          </w:rPrChange>
        </w:rPr>
        <w:t xml:space="preserve"> </w:t>
      </w:r>
      <w:r w:rsidRPr="009B26CC">
        <w:rPr>
          <w:highlight w:val="yellow"/>
          <w:rPrChange w:id="123" w:author="Davide Milizia [2]" w:date="2023-11-13T10:34:00Z">
            <w:rPr/>
          </w:rPrChange>
        </w:rPr>
        <w:t xml:space="preserve">per tali intendendosi quelli effettuati entro le </w:t>
      </w:r>
      <w:r w:rsidR="00D17CEC" w:rsidRPr="009B26CC">
        <w:rPr>
          <w:highlight w:val="yellow"/>
          <w:rPrChange w:id="124" w:author="Davide Milizia [2]" w:date="2023-11-13T10:34:00Z">
            <w:rPr/>
          </w:rPrChange>
        </w:rPr>
        <w:t>3</w:t>
      </w:r>
      <w:r w:rsidR="006B5353" w:rsidRPr="009B26CC">
        <w:rPr>
          <w:highlight w:val="yellow"/>
          <w:rPrChange w:id="125" w:author="Davide Milizia [2]" w:date="2023-11-13T10:34:00Z">
            <w:rPr/>
          </w:rPrChange>
        </w:rPr>
        <w:t xml:space="preserve"> (</w:t>
      </w:r>
      <w:r w:rsidR="00D17CEC" w:rsidRPr="009B26CC">
        <w:rPr>
          <w:highlight w:val="yellow"/>
          <w:rPrChange w:id="126" w:author="Davide Milizia [2]" w:date="2023-11-13T10:34:00Z">
            <w:rPr/>
          </w:rPrChange>
        </w:rPr>
        <w:t>tre</w:t>
      </w:r>
      <w:r w:rsidR="006B5353" w:rsidRPr="009B26CC">
        <w:rPr>
          <w:highlight w:val="yellow"/>
          <w:rPrChange w:id="127" w:author="Davide Milizia [2]" w:date="2023-11-13T10:34:00Z">
            <w:rPr/>
          </w:rPrChange>
        </w:rPr>
        <w:t>)</w:t>
      </w:r>
      <w:r w:rsidRPr="009B26CC">
        <w:rPr>
          <w:highlight w:val="yellow"/>
          <w:rPrChange w:id="128" w:author="Davide Milizia [2]" w:date="2023-11-13T10:34:00Z">
            <w:rPr/>
          </w:rPrChange>
        </w:rPr>
        <w:t xml:space="preserve"> ore dalla chiamata, saranno conteggiati i seguenti costi di diritto fisso di chiamata:</w:t>
      </w:r>
    </w:p>
    <w:p w14:paraId="23F60795" w14:textId="4E9ED3C9" w:rsidR="00704256" w:rsidRPr="009B26CC" w:rsidRDefault="007B05B5" w:rsidP="007A7C39">
      <w:pPr>
        <w:numPr>
          <w:ilvl w:val="0"/>
          <w:numId w:val="11"/>
        </w:numPr>
        <w:suppressAutoHyphens w:val="0"/>
        <w:spacing w:after="120" w:line="312" w:lineRule="auto"/>
        <w:jc w:val="both"/>
        <w:rPr>
          <w:b/>
          <w:highlight w:val="yellow"/>
          <w:rPrChange w:id="129" w:author="Davide Milizia [2]" w:date="2023-11-13T10:34:00Z">
            <w:rPr>
              <w:b/>
            </w:rPr>
          </w:rPrChange>
        </w:rPr>
      </w:pPr>
      <w:r w:rsidRPr="009B26CC">
        <w:rPr>
          <w:b/>
          <w:highlight w:val="yellow"/>
          <w:rPrChange w:id="130" w:author="Davide Milizia [2]" w:date="2023-11-13T10:34:00Z">
            <w:rPr>
              <w:b/>
            </w:rPr>
          </w:rPrChange>
        </w:rPr>
        <w:t>Euro/chiamata 25</w:t>
      </w:r>
      <w:r w:rsidR="00704256" w:rsidRPr="009B26CC">
        <w:rPr>
          <w:b/>
          <w:highlight w:val="yellow"/>
          <w:rPrChange w:id="131" w:author="Davide Milizia [2]" w:date="2023-11-13T10:34:00Z">
            <w:rPr>
              <w:b/>
            </w:rPr>
          </w:rPrChange>
        </w:rPr>
        <w:t>,</w:t>
      </w:r>
      <w:r w:rsidR="0022392B" w:rsidRPr="009B26CC">
        <w:rPr>
          <w:b/>
          <w:highlight w:val="yellow"/>
          <w:rPrChange w:id="132" w:author="Davide Milizia [2]" w:date="2023-11-13T10:34:00Z">
            <w:rPr>
              <w:b/>
            </w:rPr>
          </w:rPrChange>
        </w:rPr>
        <w:t>0</w:t>
      </w:r>
      <w:r w:rsidR="00704256" w:rsidRPr="009B26CC">
        <w:rPr>
          <w:b/>
          <w:highlight w:val="yellow"/>
          <w:rPrChange w:id="133" w:author="Davide Milizia [2]" w:date="2023-11-13T10:34:00Z">
            <w:rPr>
              <w:b/>
            </w:rPr>
          </w:rPrChange>
        </w:rPr>
        <w:t xml:space="preserve">0 </w:t>
      </w:r>
      <w:r w:rsidR="00704256" w:rsidRPr="009B26CC">
        <w:rPr>
          <w:highlight w:val="yellow"/>
          <w:rPrChange w:id="134" w:author="Davide Milizia [2]" w:date="2023-11-13T10:34:00Z">
            <w:rPr/>
          </w:rPrChange>
        </w:rPr>
        <w:t>(</w:t>
      </w:r>
      <w:r w:rsidRPr="009B26CC">
        <w:rPr>
          <w:i/>
          <w:iCs/>
          <w:highlight w:val="yellow"/>
          <w:rPrChange w:id="135" w:author="Davide Milizia [2]" w:date="2023-11-13T10:34:00Z">
            <w:rPr/>
          </w:rPrChange>
        </w:rPr>
        <w:t>venticinque</w:t>
      </w:r>
      <w:r w:rsidR="00704256" w:rsidRPr="009B26CC">
        <w:rPr>
          <w:highlight w:val="yellow"/>
          <w:rPrChange w:id="136" w:author="Davide Milizia [2]" w:date="2023-11-13T10:34:00Z">
            <w:rPr/>
          </w:rPrChange>
        </w:rPr>
        <w:t>/</w:t>
      </w:r>
      <w:r w:rsidR="0022392B" w:rsidRPr="009B26CC">
        <w:rPr>
          <w:highlight w:val="yellow"/>
          <w:rPrChange w:id="137" w:author="Davide Milizia [2]" w:date="2023-11-13T10:34:00Z">
            <w:rPr/>
          </w:rPrChange>
        </w:rPr>
        <w:t>0</w:t>
      </w:r>
      <w:r w:rsidR="00704256" w:rsidRPr="009B26CC">
        <w:rPr>
          <w:highlight w:val="yellow"/>
          <w:rPrChange w:id="138" w:author="Davide Milizia [2]" w:date="2023-11-13T10:34:00Z">
            <w:rPr>
              <w:i/>
              <w:iCs/>
            </w:rPr>
          </w:rPrChange>
        </w:rPr>
        <w:t>0</w:t>
      </w:r>
      <w:r w:rsidR="00704256" w:rsidRPr="009B26CC">
        <w:rPr>
          <w:highlight w:val="yellow"/>
          <w:rPrChange w:id="139" w:author="Davide Milizia [2]" w:date="2023-11-13T10:34:00Z">
            <w:rPr/>
          </w:rPrChange>
        </w:rPr>
        <w:t>)</w:t>
      </w:r>
      <w:r w:rsidR="00704256" w:rsidRPr="009B26CC">
        <w:rPr>
          <w:b/>
          <w:highlight w:val="yellow"/>
          <w:rPrChange w:id="140" w:author="Davide Milizia [2]" w:date="2023-11-13T10:34:00Z">
            <w:rPr>
              <w:b/>
            </w:rPr>
          </w:rPrChange>
        </w:rPr>
        <w:t xml:space="preserve"> </w:t>
      </w:r>
      <w:r w:rsidR="00704256" w:rsidRPr="009B26CC">
        <w:rPr>
          <w:highlight w:val="yellow"/>
          <w:rPrChange w:id="141" w:author="Davide Milizia [2]" w:date="2023-11-13T10:34:00Z">
            <w:rPr/>
          </w:rPrChange>
        </w:rPr>
        <w:t xml:space="preserve">quale diritto fisso di chiamata per interventi in urgenza, comprensivo </w:t>
      </w:r>
      <w:del w:id="142" w:author="Marisa Scollo" w:date="2023-11-09T13:21:00Z">
        <w:r w:rsidR="00704256" w:rsidRPr="009B26CC" w:rsidDel="00444BB7">
          <w:rPr>
            <w:highlight w:val="yellow"/>
            <w:rPrChange w:id="143" w:author="Davide Milizia [2]" w:date="2023-11-13T10:34:00Z">
              <w:rPr/>
            </w:rPrChange>
          </w:rPr>
          <w:delText>di  viaggio</w:delText>
        </w:r>
      </w:del>
      <w:ins w:id="144" w:author="Marisa Scollo" w:date="2023-11-09T13:21:00Z">
        <w:r w:rsidR="00444BB7" w:rsidRPr="009B26CC">
          <w:rPr>
            <w:highlight w:val="yellow"/>
            <w:rPrChange w:id="145" w:author="Davide Milizia [2]" w:date="2023-11-13T10:34:00Z">
              <w:rPr/>
            </w:rPrChange>
          </w:rPr>
          <w:t>di viaggio</w:t>
        </w:r>
      </w:ins>
      <w:r w:rsidR="00704256" w:rsidRPr="009B26CC">
        <w:rPr>
          <w:highlight w:val="yellow"/>
          <w:rPrChange w:id="146" w:author="Davide Milizia [2]" w:date="2023-11-13T10:34:00Z">
            <w:rPr/>
          </w:rPrChange>
        </w:rPr>
        <w:t xml:space="preserve"> e rimborso chilometrico;</w:t>
      </w:r>
    </w:p>
    <w:p w14:paraId="308DA364" w14:textId="4F7BE1A0" w:rsidR="0022392B" w:rsidRPr="009B26CC" w:rsidRDefault="00A55506" w:rsidP="007B05B5">
      <w:pPr>
        <w:numPr>
          <w:ilvl w:val="0"/>
          <w:numId w:val="11"/>
        </w:numPr>
        <w:suppressAutoHyphens w:val="0"/>
        <w:spacing w:after="120" w:line="312" w:lineRule="auto"/>
        <w:jc w:val="both"/>
        <w:rPr>
          <w:highlight w:val="yellow"/>
          <w:rPrChange w:id="147" w:author="Davide Milizia [2]" w:date="2023-11-13T10:34:00Z">
            <w:rPr/>
          </w:rPrChange>
        </w:rPr>
      </w:pPr>
      <w:r w:rsidRPr="009B26CC">
        <w:rPr>
          <w:b/>
          <w:highlight w:val="yellow"/>
          <w:rPrChange w:id="148" w:author="Davide Milizia [2]" w:date="2023-11-13T10:34:00Z">
            <w:rPr>
              <w:b/>
            </w:rPr>
          </w:rPrChange>
        </w:rPr>
        <w:t xml:space="preserve">Euro/ora </w:t>
      </w:r>
      <w:r w:rsidR="007B05B5" w:rsidRPr="009B26CC">
        <w:rPr>
          <w:b/>
          <w:highlight w:val="yellow"/>
          <w:rPrChange w:id="149" w:author="Davide Milizia [2]" w:date="2023-11-13T10:34:00Z">
            <w:rPr>
              <w:b/>
            </w:rPr>
          </w:rPrChange>
        </w:rPr>
        <w:t>55</w:t>
      </w:r>
      <w:r w:rsidRPr="009B26CC">
        <w:rPr>
          <w:b/>
          <w:highlight w:val="yellow"/>
          <w:rPrChange w:id="150" w:author="Davide Milizia [2]" w:date="2023-11-13T10:34:00Z">
            <w:rPr>
              <w:b/>
            </w:rPr>
          </w:rPrChange>
        </w:rPr>
        <w:t>,</w:t>
      </w:r>
      <w:r w:rsidR="007B05B5" w:rsidRPr="009B26CC">
        <w:rPr>
          <w:b/>
          <w:highlight w:val="yellow"/>
          <w:rPrChange w:id="151" w:author="Davide Milizia [2]" w:date="2023-11-13T10:34:00Z">
            <w:rPr>
              <w:b/>
            </w:rPr>
          </w:rPrChange>
        </w:rPr>
        <w:t>0</w:t>
      </w:r>
      <w:r w:rsidRPr="009B26CC">
        <w:rPr>
          <w:b/>
          <w:highlight w:val="yellow"/>
          <w:rPrChange w:id="152" w:author="Davide Milizia [2]" w:date="2023-11-13T10:34:00Z">
            <w:rPr>
              <w:b/>
            </w:rPr>
          </w:rPrChange>
        </w:rPr>
        <w:t>0</w:t>
      </w:r>
      <w:r w:rsidRPr="009B26CC">
        <w:rPr>
          <w:highlight w:val="yellow"/>
          <w:rPrChange w:id="153" w:author="Davide Milizia [2]" w:date="2023-11-13T10:34:00Z">
            <w:rPr/>
          </w:rPrChange>
        </w:rPr>
        <w:t xml:space="preserve"> (</w:t>
      </w:r>
      <w:r w:rsidR="007B05B5" w:rsidRPr="009B26CC">
        <w:rPr>
          <w:i/>
          <w:iCs/>
          <w:highlight w:val="yellow"/>
          <w:rPrChange w:id="154" w:author="Davide Milizia [2]" w:date="2023-11-13T10:34:00Z">
            <w:rPr/>
          </w:rPrChange>
        </w:rPr>
        <w:t>cinquantacinque</w:t>
      </w:r>
      <w:r w:rsidRPr="009B26CC">
        <w:rPr>
          <w:highlight w:val="yellow"/>
          <w:rPrChange w:id="155" w:author="Davide Milizia [2]" w:date="2023-11-13T10:34:00Z">
            <w:rPr/>
          </w:rPrChange>
        </w:rPr>
        <w:t>/</w:t>
      </w:r>
      <w:r w:rsidR="007B05B5" w:rsidRPr="009B26CC">
        <w:rPr>
          <w:highlight w:val="yellow"/>
          <w:rPrChange w:id="156" w:author="Davide Milizia [2]" w:date="2023-11-13T10:34:00Z">
            <w:rPr/>
          </w:rPrChange>
        </w:rPr>
        <w:t>0</w:t>
      </w:r>
      <w:r w:rsidRPr="009B26CC">
        <w:rPr>
          <w:highlight w:val="yellow"/>
          <w:rPrChange w:id="157" w:author="Davide Milizia [2]" w:date="2023-11-13T10:34:00Z">
            <w:rPr/>
          </w:rPrChange>
        </w:rPr>
        <w:t>0)</w:t>
      </w:r>
      <w:r w:rsidRPr="009B26CC">
        <w:rPr>
          <w:b/>
          <w:highlight w:val="yellow"/>
          <w:rPrChange w:id="158" w:author="Davide Milizia [2]" w:date="2023-11-13T10:34:00Z">
            <w:rPr>
              <w:b/>
            </w:rPr>
          </w:rPrChange>
        </w:rPr>
        <w:t xml:space="preserve"> </w:t>
      </w:r>
      <w:r w:rsidR="007B05B5" w:rsidRPr="009B26CC">
        <w:rPr>
          <w:highlight w:val="yellow"/>
          <w:rPrChange w:id="159" w:author="Davide Milizia [2]" w:date="2023-11-13T10:34:00Z">
            <w:rPr/>
          </w:rPrChange>
        </w:rPr>
        <w:t xml:space="preserve">quale diritto fisso di chiamata per interventi in urgenza dalle ore 06.00 alle ore 8,00 e dalle ore 18,00 alle ore </w:t>
      </w:r>
      <w:del w:id="160" w:author="Marisa Scollo" w:date="2023-11-09T13:22:00Z">
        <w:r w:rsidR="007B05B5" w:rsidRPr="009B26CC" w:rsidDel="00444BB7">
          <w:rPr>
            <w:highlight w:val="yellow"/>
            <w:rPrChange w:id="161" w:author="Davide Milizia [2]" w:date="2023-11-13T10:34:00Z">
              <w:rPr/>
            </w:rPrChange>
          </w:rPr>
          <w:delText>06.00 ,</w:delText>
        </w:r>
      </w:del>
      <w:ins w:id="162" w:author="Marisa Scollo" w:date="2023-11-09T13:22:00Z">
        <w:r w:rsidR="00444BB7" w:rsidRPr="009B26CC">
          <w:rPr>
            <w:highlight w:val="yellow"/>
            <w:rPrChange w:id="163" w:author="Davide Milizia [2]" w:date="2023-11-13T10:34:00Z">
              <w:rPr/>
            </w:rPrChange>
          </w:rPr>
          <w:t>06.00,</w:t>
        </w:r>
      </w:ins>
      <w:r w:rsidR="007B05B5" w:rsidRPr="009B26CC">
        <w:rPr>
          <w:highlight w:val="yellow"/>
          <w:rPrChange w:id="164" w:author="Davide Milizia [2]" w:date="2023-11-13T10:34:00Z">
            <w:rPr/>
          </w:rPrChange>
        </w:rPr>
        <w:t xml:space="preserve"> dei giorni notturni festivi e prefestivi e comprensivo di viaggio e rimborso chilometrico</w:t>
      </w:r>
      <w:r w:rsidRPr="009B26CC">
        <w:rPr>
          <w:highlight w:val="yellow"/>
          <w:rPrChange w:id="165" w:author="Davide Milizia [2]" w:date="2023-11-13T10:34:00Z">
            <w:rPr/>
          </w:rPrChange>
        </w:rPr>
        <w:t>;</w:t>
      </w:r>
      <w:r w:rsidR="0022392B" w:rsidRPr="009B26CC">
        <w:rPr>
          <w:b/>
          <w:highlight w:val="yellow"/>
          <w:rPrChange w:id="166" w:author="Davide Milizia [2]" w:date="2023-11-13T10:34:00Z">
            <w:rPr>
              <w:b/>
            </w:rPr>
          </w:rPrChange>
        </w:rPr>
        <w:t xml:space="preserve"> </w:t>
      </w:r>
    </w:p>
    <w:p w14:paraId="44C1F903" w14:textId="1E51C6B2" w:rsidR="00382BDF" w:rsidRPr="009B26CC" w:rsidRDefault="00382BDF" w:rsidP="00394195">
      <w:pPr>
        <w:numPr>
          <w:ilvl w:val="0"/>
          <w:numId w:val="11"/>
        </w:numPr>
        <w:suppressAutoHyphens w:val="0"/>
        <w:spacing w:after="120" w:line="312" w:lineRule="auto"/>
        <w:jc w:val="both"/>
        <w:rPr>
          <w:b/>
          <w:rPrChange w:id="167" w:author="Davide Milizia [2]" w:date="2023-11-13T10:34:00Z">
            <w:rPr>
              <w:b/>
            </w:rPr>
          </w:rPrChange>
        </w:rPr>
      </w:pPr>
      <w:r w:rsidRPr="009B26CC">
        <w:rPr>
          <w:color w:val="000000"/>
          <w:rPrChange w:id="168" w:author="Davide Milizia [2]" w:date="2023-11-13T10:34:00Z">
            <w:rPr>
              <w:color w:val="000000"/>
            </w:rPr>
          </w:rPrChange>
        </w:rPr>
        <w:t xml:space="preserve">il diritto fisso di chiamata non è applicabile agli </w:t>
      </w:r>
      <w:del w:id="169" w:author="Marisa Scollo" w:date="2023-11-08T15:07:00Z">
        <w:r w:rsidRPr="009B26CC" w:rsidDel="008D728C">
          <w:rPr>
            <w:color w:val="000000"/>
            <w:rPrChange w:id="170" w:author="Davide Milizia [2]" w:date="2023-11-13T10:34:00Z">
              <w:rPr>
                <w:color w:val="000000"/>
              </w:rPr>
            </w:rPrChange>
          </w:rPr>
          <w:delText xml:space="preserve"> </w:delText>
        </w:r>
      </w:del>
      <w:r w:rsidRPr="009B26CC">
        <w:rPr>
          <w:color w:val="000000"/>
          <w:rPrChange w:id="171" w:author="Davide Milizia [2]" w:date="2023-11-13T10:34:00Z">
            <w:rPr>
              <w:color w:val="000000"/>
            </w:rPr>
          </w:rPrChange>
        </w:rPr>
        <w:t>interventi non urgenti ricadenti nei passaggi e-o attività di manutenzione programmata eseguiti oltre le 24 (ventiquattro) ore dalla specifica chiamata e sui preventivi.</w:t>
      </w:r>
    </w:p>
    <w:p w14:paraId="607ABF14" w14:textId="77777777" w:rsidR="00704256" w:rsidRPr="00394195" w:rsidRDefault="00704256" w:rsidP="00394195">
      <w:pPr>
        <w:widowControl w:val="0"/>
        <w:tabs>
          <w:tab w:val="left" w:pos="567"/>
        </w:tabs>
        <w:autoSpaceDE w:val="0"/>
        <w:autoSpaceDN w:val="0"/>
        <w:adjustRightInd w:val="0"/>
        <w:spacing w:after="120" w:line="312" w:lineRule="auto"/>
        <w:jc w:val="both"/>
      </w:pPr>
      <w:r w:rsidRPr="00394195">
        <w:t>Tali importi, effetto di precedente contrattazione economica, restano indifferentemente validi per ogni tipo di specializzazione e livello della mano d’opera.</w:t>
      </w:r>
    </w:p>
    <w:p w14:paraId="60015E0C" w14:textId="77777777" w:rsidR="00704256" w:rsidRPr="007B05B5" w:rsidRDefault="00704256" w:rsidP="00394195">
      <w:pPr>
        <w:numPr>
          <w:ilvl w:val="0"/>
          <w:numId w:val="22"/>
        </w:numPr>
        <w:tabs>
          <w:tab w:val="left" w:pos="567"/>
        </w:tabs>
        <w:suppressAutoHyphens w:val="0"/>
        <w:spacing w:after="120" w:line="312" w:lineRule="auto"/>
        <w:ind w:left="0" w:firstLine="0"/>
        <w:jc w:val="both"/>
      </w:pPr>
      <w:r w:rsidRPr="007B05B5">
        <w:rPr>
          <w:color w:val="000000"/>
        </w:rPr>
        <w:t xml:space="preserve">L’Appaltatore fatturerà al Committente: (i) il Corrispettivo di cui all’art. 8.1, su base </w:t>
      </w:r>
      <w:commentRangeStart w:id="172"/>
      <w:r w:rsidR="00750C93" w:rsidRPr="007B05B5">
        <w:rPr>
          <w:color w:val="000000"/>
        </w:rPr>
        <w:t>mensile</w:t>
      </w:r>
      <w:commentRangeEnd w:id="172"/>
      <w:r w:rsidR="00DD755B" w:rsidRPr="007B05B5">
        <w:rPr>
          <w:rStyle w:val="Rimandocommento"/>
          <w:color w:val="000000"/>
          <w:sz w:val="24"/>
          <w:szCs w:val="24"/>
        </w:rPr>
        <w:commentReference w:id="172"/>
      </w:r>
      <w:r w:rsidRPr="007B05B5">
        <w:rPr>
          <w:color w:val="000000"/>
        </w:rPr>
        <w:t xml:space="preserve"> posticipata a mezzo di fatture che dovranno analiticamente indicare i costi per la sicurezza di cui all’art. 26 del D.lgs. 81/2008 e successive</w:t>
      </w:r>
      <w:r w:rsidRPr="007B05B5">
        <w:t xml:space="preserve"> modifiche; (ii) quanto ai sensi dell’art. 8.2, a consuntivo su base bimestrale posticipata fermo quanto pattuito all’art. 5.1 per gli interventi di natura straordinaria.</w:t>
      </w:r>
    </w:p>
    <w:p w14:paraId="2F81CEE6" w14:textId="182EB171" w:rsidR="00704256" w:rsidRPr="00394195" w:rsidRDefault="00704256" w:rsidP="00394195">
      <w:pPr>
        <w:pStyle w:val="NormaleWeb"/>
        <w:numPr>
          <w:ilvl w:val="0"/>
          <w:numId w:val="22"/>
        </w:numPr>
        <w:suppressAutoHyphens w:val="0"/>
        <w:spacing w:after="120" w:line="312" w:lineRule="auto"/>
        <w:ind w:left="0" w:firstLine="0"/>
        <w:jc w:val="both"/>
      </w:pPr>
      <w:del w:id="173" w:author="Marisa Scollo" w:date="2023-11-08T14:56:00Z">
        <w:r w:rsidRPr="00394195" w:rsidDel="002C5CD9">
          <w:delText xml:space="preserve">. </w:delText>
        </w:r>
      </w:del>
      <w:r w:rsidRPr="00394195">
        <w:t xml:space="preserve">Il pagamento del corrispettivo avverrà a seguito della trasmissione di fatture fiscalmente regolari emesse dall’Appaltatore attraverso i sistemi informatici previsti dalla normativa vigente in tema di fatturazione elettronica, da anticiparsi, senza valore di fattura regolare, all’indirizzo di posta elettronica contabilita.fornitori@thespacecinema.it, mediante bonifico bancario sul conto corrente bancario intestato al Committente e comunicato per iscritto al Cliente con valuta fissa beneficiario a n. 75 (settantacinque) giorni data fattura fine mese. Le fatture dell’Appaltatore dovranno essere corredate dalla seguente documentazione: </w:t>
      </w:r>
    </w:p>
    <w:p w14:paraId="21EB0D8C" w14:textId="77777777" w:rsidR="00704256" w:rsidRPr="00394195" w:rsidRDefault="00704256" w:rsidP="00394195">
      <w:pPr>
        <w:pStyle w:val="Rientronormale"/>
        <w:numPr>
          <w:ilvl w:val="0"/>
          <w:numId w:val="25"/>
        </w:numPr>
        <w:spacing w:after="120" w:line="312" w:lineRule="auto"/>
        <w:rPr>
          <w:sz w:val="24"/>
          <w:szCs w:val="24"/>
        </w:rPr>
      </w:pPr>
      <w:r w:rsidRPr="00394195">
        <w:rPr>
          <w:sz w:val="24"/>
          <w:szCs w:val="24"/>
        </w:rPr>
        <w:lastRenderedPageBreak/>
        <w:t xml:space="preserve">essere corredate da dettagliata distinta analitica (con indicazione della Multisala a seconda del rispettivo caso, e del Numero d’Ordine del Committente); </w:t>
      </w:r>
    </w:p>
    <w:p w14:paraId="51736BFB" w14:textId="77777777" w:rsidR="00704256" w:rsidRPr="00394195" w:rsidRDefault="00704256" w:rsidP="00394195">
      <w:pPr>
        <w:pStyle w:val="Rientronormale"/>
        <w:numPr>
          <w:ilvl w:val="0"/>
          <w:numId w:val="25"/>
        </w:numPr>
        <w:spacing w:after="120" w:line="312" w:lineRule="auto"/>
        <w:rPr>
          <w:sz w:val="24"/>
          <w:szCs w:val="24"/>
        </w:rPr>
      </w:pPr>
      <w:r w:rsidRPr="00394195">
        <w:rPr>
          <w:sz w:val="24"/>
          <w:szCs w:val="24"/>
        </w:rPr>
        <w:t xml:space="preserve">indicare analiticamente i costi delle misure adottate per eliminare o, ove ciò non sia possibile, ridurre al minimo i rischi in materia di salute e sicurezza sul lavoro derivanti dalle interferenze delle lavorazioni ai sensi dell’art. 26 del D.lgs. 81/2008 e successive modifiche; </w:t>
      </w:r>
    </w:p>
    <w:p w14:paraId="540257E5" w14:textId="77777777" w:rsidR="00704256" w:rsidRPr="00394195" w:rsidRDefault="00704256" w:rsidP="00394195">
      <w:pPr>
        <w:pStyle w:val="Rientronormale"/>
        <w:numPr>
          <w:ilvl w:val="0"/>
          <w:numId w:val="25"/>
        </w:numPr>
        <w:spacing w:after="120" w:line="312" w:lineRule="auto"/>
        <w:rPr>
          <w:sz w:val="24"/>
          <w:szCs w:val="24"/>
        </w:rPr>
      </w:pPr>
      <w:r w:rsidRPr="00394195">
        <w:rPr>
          <w:sz w:val="24"/>
          <w:szCs w:val="24"/>
        </w:rPr>
        <w:t>indicare le generalità del personale che abbia svolto nel relativo periodo i Servizi svolti nelle Multisale.</w:t>
      </w:r>
    </w:p>
    <w:p w14:paraId="78F2D29D" w14:textId="511B2370" w:rsidR="00704256" w:rsidRPr="00394195" w:rsidRDefault="00704256" w:rsidP="00394195">
      <w:pPr>
        <w:widowControl w:val="0"/>
        <w:numPr>
          <w:ilvl w:val="0"/>
          <w:numId w:val="22"/>
        </w:numPr>
        <w:tabs>
          <w:tab w:val="left" w:pos="567"/>
        </w:tabs>
        <w:suppressAutoHyphens w:val="0"/>
        <w:autoSpaceDE w:val="0"/>
        <w:autoSpaceDN w:val="0"/>
        <w:adjustRightInd w:val="0"/>
        <w:spacing w:after="120" w:line="312" w:lineRule="auto"/>
        <w:ind w:left="0" w:firstLine="0"/>
        <w:jc w:val="both"/>
      </w:pPr>
      <w:r w:rsidRPr="00394195">
        <w:t xml:space="preserve">Il Committente potrà sospendere il pagamento del </w:t>
      </w:r>
      <w:del w:id="174" w:author="Marisa Scollo" w:date="2023-11-08T14:52:00Z">
        <w:r w:rsidRPr="00394195" w:rsidDel="002C5CD9">
          <w:delText xml:space="preserve"> </w:delText>
        </w:r>
      </w:del>
      <w:r w:rsidRPr="00394195">
        <w:t>Corrispettiv</w:t>
      </w:r>
      <w:del w:id="175" w:author="Marisa Scollo" w:date="2023-11-08T14:53:00Z">
        <w:r w:rsidRPr="00394195" w:rsidDel="002C5CD9">
          <w:delText>i</w:delText>
        </w:r>
      </w:del>
      <w:ins w:id="176" w:author="Marisa Scollo" w:date="2023-11-08T14:53:00Z">
        <w:r w:rsidR="002C5CD9">
          <w:t>o</w:t>
        </w:r>
      </w:ins>
      <w:r w:rsidRPr="00394195">
        <w:t xml:space="preserve"> di cui ai precedenti artt. 8.1 e 8.2 qualora l’Appaltatore non abbia fornito al Committente quanto previsto ai numeri (i), (ii), (iii)  e dell’appena precedente art. 8.</w:t>
      </w:r>
      <w:ins w:id="177" w:author="Marisa Scollo" w:date="2023-11-08T15:02:00Z">
        <w:r w:rsidR="008D728C">
          <w:t>4</w:t>
        </w:r>
      </w:ins>
      <w:del w:id="178" w:author="Marisa Scollo" w:date="2023-11-08T15:02:00Z">
        <w:r w:rsidRPr="00394195" w:rsidDel="008D728C">
          <w:delText>3</w:delText>
        </w:r>
      </w:del>
      <w:r w:rsidRPr="00394195">
        <w:t xml:space="preserve"> e/o qualora l’Appaltatore non abbia trasmesso quanto previsto alle </w:t>
      </w:r>
      <w:r w:rsidRPr="009B26CC">
        <w:rPr>
          <w:rPrChange w:id="179" w:author="Davide Milizia [2]" w:date="2023-11-13T10:34:00Z">
            <w:rPr>
              <w:highlight w:val="magenta"/>
            </w:rPr>
          </w:rPrChange>
        </w:rPr>
        <w:t>lettere a), b), e c) dell’art.</w:t>
      </w:r>
      <w:r w:rsidR="00800E32" w:rsidRPr="009B26CC">
        <w:rPr>
          <w:rPrChange w:id="180" w:author="Davide Milizia [2]" w:date="2023-11-13T10:34:00Z">
            <w:rPr>
              <w:highlight w:val="magenta"/>
            </w:rPr>
          </w:rPrChange>
        </w:rPr>
        <w:t xml:space="preserve"> </w:t>
      </w:r>
      <w:r w:rsidRPr="009B26CC">
        <w:rPr>
          <w:rPrChange w:id="181" w:author="Davide Milizia [2]" w:date="2023-11-13T10:34:00Z">
            <w:rPr>
              <w:highlight w:val="magenta"/>
            </w:rPr>
          </w:rPrChange>
        </w:rPr>
        <w:t>4.</w:t>
      </w:r>
      <w:ins w:id="182" w:author="Marisa Scollo" w:date="2023-11-08T15:00:00Z">
        <w:r w:rsidR="002C5CD9" w:rsidRPr="009B26CC">
          <w:rPr>
            <w:rPrChange w:id="183" w:author="Davide Milizia [2]" w:date="2023-11-13T10:34:00Z">
              <w:rPr>
                <w:highlight w:val="magenta"/>
              </w:rPr>
            </w:rPrChange>
          </w:rPr>
          <w:t>6</w:t>
        </w:r>
      </w:ins>
      <w:del w:id="184" w:author="Marisa Scollo" w:date="2023-11-08T15:00:00Z">
        <w:r w:rsidRPr="00D77F3C" w:rsidDel="002C5CD9">
          <w:rPr>
            <w:highlight w:val="magenta"/>
          </w:rPr>
          <w:delText>5</w:delText>
        </w:r>
      </w:del>
      <w:r w:rsidRPr="00394195">
        <w:t>. Il Committente potrà altresì sospendere, nonché trattenere a sua discrezione il pagamento dei Corrispettivi dovuti all’Appaltatore nell’ipotesi di inadempimento da parte dell’Appaltatore nella corresponsione al personale dei trattamenti retributivi - comprese le quote di trattamento di fine rapporto - dei contributi previdenziali e dei premi assicurativi. Il pagamento dei Corrispettivi non potrà mai essere inteso quale attestazione da parte del Committente di ricezione dei documenti tutti sopra citati né quale accettazione/benestare/rinuncia ad ogni eccezione in relazione ai detti documenti.</w:t>
      </w:r>
    </w:p>
    <w:p w14:paraId="1686DCDB" w14:textId="102D82D4" w:rsidR="00704256" w:rsidRPr="00394195" w:rsidRDefault="00704256" w:rsidP="00394195">
      <w:pPr>
        <w:widowControl w:val="0"/>
        <w:numPr>
          <w:ilvl w:val="0"/>
          <w:numId w:val="22"/>
        </w:numPr>
        <w:tabs>
          <w:tab w:val="left" w:pos="567"/>
        </w:tabs>
        <w:suppressAutoHyphens w:val="0"/>
        <w:autoSpaceDE w:val="0"/>
        <w:autoSpaceDN w:val="0"/>
        <w:adjustRightInd w:val="0"/>
        <w:spacing w:after="120" w:line="312" w:lineRule="auto"/>
        <w:ind w:left="0" w:firstLine="0"/>
        <w:jc w:val="both"/>
      </w:pPr>
      <w:r w:rsidRPr="00394195">
        <w:t xml:space="preserve">Le Parti espressamente convengono che: </w:t>
      </w:r>
      <w:r w:rsidRPr="00394195">
        <w:rPr>
          <w:b/>
        </w:rPr>
        <w:t>(i)</w:t>
      </w:r>
      <w:r w:rsidRPr="00394195">
        <w:t xml:space="preserve"> in caso di mancato rispetto da parte dell’Appaltatore degli obblighi di consegna di cui all’art. 4.</w:t>
      </w:r>
      <w:ins w:id="185" w:author="Marisa Scollo" w:date="2023-11-08T15:02:00Z">
        <w:r w:rsidR="008D728C">
          <w:t>6</w:t>
        </w:r>
      </w:ins>
      <w:del w:id="186" w:author="Marisa Scollo" w:date="2023-11-08T15:02:00Z">
        <w:r w:rsidRPr="00394195" w:rsidDel="008D728C">
          <w:delText>5</w:delText>
        </w:r>
      </w:del>
      <w:r w:rsidRPr="00394195">
        <w:t xml:space="preserve"> ed all’art. 8.</w:t>
      </w:r>
      <w:del w:id="187" w:author="Marisa Scollo" w:date="2023-11-08T15:02:00Z">
        <w:r w:rsidRPr="00394195" w:rsidDel="008D728C">
          <w:delText>3</w:delText>
        </w:r>
      </w:del>
      <w:ins w:id="188" w:author="Marisa Scollo" w:date="2023-11-08T15:02:00Z">
        <w:r w:rsidR="008D728C">
          <w:t>4</w:t>
        </w:r>
      </w:ins>
      <w:r w:rsidRPr="00394195">
        <w:t xml:space="preserve"> il Committente potrà risolvere di diritto il presente contratto ai sensi dell’art. 1456 del codice civile, fatto salvo il diritto al risarcimento di ogni eventuale danno; </w:t>
      </w:r>
      <w:r w:rsidRPr="00394195">
        <w:rPr>
          <w:b/>
        </w:rPr>
        <w:t>(ii)</w:t>
      </w:r>
      <w:r w:rsidRPr="00394195">
        <w:t xml:space="preserve"> l’Appaltatore si impegna a manlevare e tenere indenne il Committente in relazione a qualsiasi costo, onere ovvero sanzione, ammenda che lo stesso fosse tenuto a corrispondere per violazione da parte dell’Appaltatore degli obblighi gravanti sull’Appaltatore ai sensi di qualsiasi disposizione di legge di tempo in tempo vigente.</w:t>
      </w:r>
    </w:p>
    <w:p w14:paraId="4ED36EF0" w14:textId="77777777" w:rsidR="009D1E1A" w:rsidRPr="00394195" w:rsidRDefault="009D1E1A" w:rsidP="00394195">
      <w:pPr>
        <w:widowControl w:val="0"/>
        <w:tabs>
          <w:tab w:val="left" w:pos="567"/>
        </w:tabs>
        <w:suppressAutoHyphens w:val="0"/>
        <w:autoSpaceDE w:val="0"/>
        <w:autoSpaceDN w:val="0"/>
        <w:adjustRightInd w:val="0"/>
        <w:spacing w:after="120" w:line="312" w:lineRule="auto"/>
        <w:jc w:val="both"/>
      </w:pPr>
    </w:p>
    <w:p w14:paraId="2053BB91" w14:textId="77777777" w:rsidR="00704256" w:rsidRPr="00444BB7" w:rsidRDefault="00704256" w:rsidP="00444BB7">
      <w:pPr>
        <w:widowControl w:val="0"/>
        <w:autoSpaceDE w:val="0"/>
        <w:autoSpaceDN w:val="0"/>
        <w:adjustRightInd w:val="0"/>
        <w:spacing w:after="120" w:line="312" w:lineRule="auto"/>
        <w:outlineLvl w:val="0"/>
        <w:rPr>
          <w:b/>
          <w:color w:val="000000"/>
        </w:rPr>
      </w:pPr>
      <w:r w:rsidRPr="00444BB7">
        <w:rPr>
          <w:b/>
          <w:color w:val="000000"/>
        </w:rPr>
        <w:t>Art. 9 – Durata del Contratto – Diritto di recesso</w:t>
      </w:r>
    </w:p>
    <w:p w14:paraId="474F5D00" w14:textId="6BF3FFFF" w:rsidR="00704256" w:rsidRPr="00444BB7" w:rsidRDefault="00704256" w:rsidP="00444BB7">
      <w:pPr>
        <w:pStyle w:val="Paragrafoelenco"/>
        <w:numPr>
          <w:ilvl w:val="0"/>
          <w:numId w:val="40"/>
        </w:numPr>
        <w:ind w:left="0" w:firstLine="0"/>
        <w:jc w:val="both"/>
        <w:rPr>
          <w:rFonts w:ascii="Times New Roman" w:hAnsi="Times New Roman"/>
          <w:sz w:val="24"/>
          <w:szCs w:val="24"/>
        </w:rPr>
      </w:pPr>
      <w:r w:rsidRPr="00444BB7">
        <w:rPr>
          <w:rFonts w:ascii="Times New Roman" w:hAnsi="Times New Roman"/>
          <w:sz w:val="24"/>
          <w:szCs w:val="24"/>
        </w:rPr>
        <w:t xml:space="preserve">Il Contratto </w:t>
      </w:r>
      <w:r w:rsidR="003A532D" w:rsidRPr="00444BB7">
        <w:rPr>
          <w:rFonts w:ascii="Times New Roman" w:hAnsi="Times New Roman"/>
          <w:sz w:val="24"/>
          <w:szCs w:val="24"/>
        </w:rPr>
        <w:t>avrà</w:t>
      </w:r>
      <w:r w:rsidRPr="00444BB7">
        <w:rPr>
          <w:rFonts w:ascii="Times New Roman" w:hAnsi="Times New Roman"/>
          <w:sz w:val="24"/>
          <w:szCs w:val="24"/>
        </w:rPr>
        <w:t xml:space="preserve"> </w:t>
      </w:r>
      <w:r w:rsidR="003A532D" w:rsidRPr="00444BB7">
        <w:rPr>
          <w:rFonts w:ascii="Times New Roman" w:hAnsi="Times New Roman"/>
          <w:sz w:val="24"/>
          <w:szCs w:val="24"/>
        </w:rPr>
        <w:t xml:space="preserve">la </w:t>
      </w:r>
      <w:r w:rsidRPr="00444BB7">
        <w:rPr>
          <w:rFonts w:ascii="Times New Roman" w:hAnsi="Times New Roman"/>
          <w:sz w:val="24"/>
          <w:szCs w:val="24"/>
        </w:rPr>
        <w:t xml:space="preserve">durata </w:t>
      </w:r>
      <w:r w:rsidR="006B5353" w:rsidRPr="00444BB7">
        <w:rPr>
          <w:rFonts w:ascii="Times New Roman" w:hAnsi="Times New Roman"/>
          <w:sz w:val="24"/>
          <w:szCs w:val="24"/>
        </w:rPr>
        <w:t>di</w:t>
      </w:r>
      <w:ins w:id="189" w:author="Davide Milizia" w:date="2026-10-14T18:16:00Z" w16du:dateUtc="2026-10-14T16:16:00Z">
        <w:r w:rsidR="00E06955" w:rsidRPr="00E06955">
          <w:rPr>
            <w:rFonts w:ascii="Times New Roman" w:hAnsi="Times New Roman"/>
            <w:sz w:val="24"/>
            <w:szCs w:val="24"/>
          </w:rPr>
          <w:tab/>
        </w:r>
      </w:ins>
      <w:del w:id="190" w:author="Davide Milizia" w:date="2026-10-14T18:17:00Z" w16du:dateUtc="2026-10-14T16:17:00Z">
        <w:r w:rsidR="006B5353" w:rsidRPr="00444BB7" w:rsidDel="00E06955">
          <w:rPr>
            <w:rFonts w:ascii="Times New Roman" w:hAnsi="Times New Roman"/>
            <w:sz w:val="24"/>
            <w:szCs w:val="24"/>
          </w:rPr>
          <w:delText xml:space="preserve"> </w:delText>
        </w:r>
      </w:del>
      <w:r w:rsidR="007B05B5" w:rsidRPr="009B26CC">
        <w:rPr>
          <w:rFonts w:ascii="Times New Roman" w:hAnsi="Times New Roman"/>
          <w:sz w:val="24"/>
          <w:szCs w:val="24"/>
          <w:highlight w:val="yellow"/>
          <w:rPrChange w:id="191" w:author="Davide Milizia [2]" w:date="2023-11-13T10:34:00Z">
            <w:rPr>
              <w:rFonts w:ascii="Times New Roman" w:hAnsi="Times New Roman"/>
              <w:sz w:val="24"/>
              <w:szCs w:val="24"/>
            </w:rPr>
          </w:rPrChange>
        </w:rPr>
        <w:t>2 (due</w:t>
      </w:r>
      <w:r w:rsidR="006B5353" w:rsidRPr="009B26CC">
        <w:rPr>
          <w:rFonts w:ascii="Times New Roman" w:hAnsi="Times New Roman"/>
          <w:sz w:val="24"/>
          <w:szCs w:val="24"/>
          <w:highlight w:val="yellow"/>
          <w:rPrChange w:id="192" w:author="Davide Milizia [2]" w:date="2023-11-13T10:34:00Z">
            <w:rPr>
              <w:rFonts w:ascii="Times New Roman" w:hAnsi="Times New Roman"/>
              <w:sz w:val="24"/>
              <w:szCs w:val="24"/>
            </w:rPr>
          </w:rPrChange>
        </w:rPr>
        <w:t>)</w:t>
      </w:r>
      <w:r w:rsidRPr="00444BB7">
        <w:rPr>
          <w:rFonts w:ascii="Times New Roman" w:hAnsi="Times New Roman"/>
          <w:sz w:val="24"/>
          <w:szCs w:val="24"/>
        </w:rPr>
        <w:t xml:space="preserve"> anni a decorrere dal </w:t>
      </w:r>
      <w:r w:rsidR="007B05B5" w:rsidRPr="00444BB7">
        <w:rPr>
          <w:rFonts w:ascii="Times New Roman" w:hAnsi="Times New Roman"/>
          <w:sz w:val="24"/>
          <w:szCs w:val="24"/>
          <w:highlight w:val="yellow"/>
        </w:rPr>
        <w:t>01/</w:t>
      </w:r>
      <w:commentRangeStart w:id="193"/>
      <w:r w:rsidR="007B05B5" w:rsidRPr="00444BB7">
        <w:rPr>
          <w:rFonts w:ascii="Times New Roman" w:hAnsi="Times New Roman"/>
          <w:sz w:val="24"/>
          <w:szCs w:val="24"/>
          <w:highlight w:val="yellow"/>
        </w:rPr>
        <w:t>12</w:t>
      </w:r>
      <w:commentRangeEnd w:id="193"/>
      <w:r w:rsidR="008D728C" w:rsidRPr="00444BB7">
        <w:rPr>
          <w:rStyle w:val="Rimandocommento"/>
          <w:rFonts w:ascii="Times New Roman" w:hAnsi="Times New Roman"/>
          <w:sz w:val="24"/>
          <w:szCs w:val="24"/>
          <w:highlight w:val="yellow"/>
        </w:rPr>
        <w:commentReference w:id="193"/>
      </w:r>
      <w:r w:rsidR="007B05B5" w:rsidRPr="00444BB7">
        <w:rPr>
          <w:rFonts w:ascii="Times New Roman" w:hAnsi="Times New Roman"/>
          <w:sz w:val="24"/>
          <w:szCs w:val="24"/>
          <w:highlight w:val="yellow"/>
        </w:rPr>
        <w:t>/2022</w:t>
      </w:r>
      <w:r w:rsidRPr="00444BB7">
        <w:rPr>
          <w:rFonts w:ascii="Times New Roman" w:hAnsi="Times New Roman"/>
          <w:sz w:val="24"/>
          <w:szCs w:val="24"/>
        </w:rPr>
        <w:t xml:space="preserve"> con scadenza al </w:t>
      </w:r>
      <w:r w:rsidR="007B05B5" w:rsidRPr="00444BB7">
        <w:rPr>
          <w:rFonts w:ascii="Times New Roman" w:hAnsi="Times New Roman"/>
          <w:sz w:val="24"/>
          <w:szCs w:val="24"/>
          <w:highlight w:val="yellow"/>
        </w:rPr>
        <w:t xml:space="preserve">30/11/2024</w:t>
      </w:r>
      <w:r w:rsidR="007B05B5" w:rsidRPr="00444BB7">
        <w:rPr>
          <w:rFonts w:ascii="Times New Roman" w:hAnsi="Times New Roman"/>
          <w:sz w:val="24"/>
          <w:szCs w:val="24"/>
        </w:rPr>
        <w:t xml:space="preserve"> con espressa esclusione di tacito rinnovo alla scadenza.  </w:t>
      </w:r>
    </w:p>
    <w:p w14:paraId="4AAFB319" w14:textId="77777777" w:rsidR="00704256" w:rsidRPr="00444BB7" w:rsidRDefault="00704256" w:rsidP="00444BB7">
      <w:pPr>
        <w:pStyle w:val="Paragrafoelenco"/>
        <w:numPr>
          <w:ilvl w:val="0"/>
          <w:numId w:val="40"/>
        </w:numPr>
        <w:ind w:left="0" w:firstLine="0"/>
        <w:jc w:val="both"/>
        <w:rPr>
          <w:rFonts w:ascii="Times New Roman" w:hAnsi="Times New Roman"/>
          <w:sz w:val="24"/>
          <w:szCs w:val="24"/>
        </w:rPr>
      </w:pPr>
      <w:r w:rsidRPr="00444BB7">
        <w:rPr>
          <w:rFonts w:ascii="Times New Roman" w:hAnsi="Times New Roman"/>
          <w:sz w:val="24"/>
          <w:szCs w:val="24"/>
        </w:rPr>
        <w:t xml:space="preserve">Resta comunque inteso che il Committente potrà recedere dal Contratto in qualsiasi momento, previa comunicazione da inviarsi all’Appaltatore mediante raccomandata A.R. o a mezzo posta elettronica certificata </w:t>
      </w:r>
      <w:r w:rsidR="00DD755B" w:rsidRPr="00444BB7">
        <w:rPr>
          <w:rFonts w:ascii="Times New Roman" w:hAnsi="Times New Roman"/>
          <w:sz w:val="24"/>
          <w:szCs w:val="24"/>
        </w:rPr>
        <w:t>PEC</w:t>
      </w:r>
      <w:r w:rsidRPr="00444BB7">
        <w:rPr>
          <w:rFonts w:ascii="Times New Roman" w:hAnsi="Times New Roman"/>
          <w:sz w:val="24"/>
          <w:szCs w:val="24"/>
        </w:rPr>
        <w:t xml:space="preserve"> con preavviso di almeno n. 60 (sessanta) giorni. Nessun importo a titolo di corrispettivo di recesso, indennizzo od altro titolo sarà dovuto dal Committente, fatto salvo esclusivamente il saldo delle prestazioni fino a quel momento eseguite e non contestate. </w:t>
      </w:r>
    </w:p>
    <w:p w14:paraId="5176A7B6" w14:textId="77777777" w:rsidR="009D1E1A" w:rsidRPr="00394195" w:rsidRDefault="009D1E1A" w:rsidP="00394195">
      <w:pPr>
        <w:spacing w:after="120" w:line="312" w:lineRule="auto"/>
      </w:pPr>
    </w:p>
    <w:p w14:paraId="500CE4F5" w14:textId="77777777" w:rsidR="00704256" w:rsidRPr="002C5CD9" w:rsidRDefault="00704256">
      <w:pPr>
        <w:widowControl w:val="0"/>
        <w:autoSpaceDE w:val="0"/>
        <w:autoSpaceDN w:val="0"/>
        <w:adjustRightInd w:val="0"/>
        <w:spacing w:after="120" w:line="312" w:lineRule="auto"/>
        <w:outlineLvl w:val="0"/>
        <w:rPr>
          <w:b/>
          <w:color w:val="000000"/>
          <w:rPrChange w:id="194" w:author="Marisa Scollo" w:date="2023-11-08T14:55:00Z">
            <w:rPr>
              <w:b/>
            </w:rPr>
          </w:rPrChange>
        </w:rPr>
        <w:pPrChange w:id="195" w:author="Marisa Scollo" w:date="2023-11-08T14:55:00Z">
          <w:pPr>
            <w:spacing w:after="120" w:line="312" w:lineRule="auto"/>
            <w:jc w:val="both"/>
          </w:pPr>
        </w:pPrChange>
      </w:pPr>
      <w:r w:rsidRPr="00444BB7">
        <w:rPr>
          <w:b/>
          <w:color w:val="000000"/>
        </w:rPr>
        <w:t xml:space="preserve">Art. 10 – </w:t>
      </w:r>
      <w:r w:rsidRPr="002C5CD9">
        <w:rPr>
          <w:b/>
          <w:color w:val="000000"/>
          <w:rPrChange w:id="196" w:author="Marisa Scollo" w:date="2023-11-08T14:55:00Z">
            <w:rPr>
              <w:b/>
              <w:u w:val="single"/>
            </w:rPr>
          </w:rPrChange>
        </w:rPr>
        <w:t>Divieto di cessione e di subappalto</w:t>
      </w:r>
    </w:p>
    <w:p w14:paraId="19B85DCD" w14:textId="77777777" w:rsidR="00704256" w:rsidRPr="00394195" w:rsidRDefault="00704256" w:rsidP="00394195">
      <w:pPr>
        <w:numPr>
          <w:ilvl w:val="0"/>
          <w:numId w:val="15"/>
        </w:numPr>
        <w:tabs>
          <w:tab w:val="left" w:pos="567"/>
        </w:tabs>
        <w:suppressAutoHyphens w:val="0"/>
        <w:spacing w:after="120" w:line="312" w:lineRule="auto"/>
        <w:ind w:left="0" w:firstLine="0"/>
        <w:jc w:val="both"/>
      </w:pPr>
      <w:r w:rsidRPr="00394195">
        <w:t>E’ fatto divieto all’Appaltatore di subappaltare i Servizi, in tutto e/o solo in parte, e/o di cedere il Contratto, in tutto e/o solo in parte, senza il preventivo consenso scritto del Committente.</w:t>
      </w:r>
    </w:p>
    <w:p w14:paraId="50F3504C" w14:textId="77777777" w:rsidR="00704256" w:rsidRPr="00394195" w:rsidRDefault="00704256" w:rsidP="00394195">
      <w:pPr>
        <w:tabs>
          <w:tab w:val="left" w:pos="567"/>
        </w:tabs>
        <w:spacing w:after="120" w:line="312" w:lineRule="auto"/>
        <w:jc w:val="both"/>
        <w:rPr>
          <w:i/>
        </w:rPr>
      </w:pPr>
      <w:r w:rsidRPr="00394195">
        <w:t>In proposito, si precisa che: (i) la violazione da parte dell’Appaltatore dell’impegno che precede conferirà al Committente la facoltà di risolvere il Contratto ai sensi dell’art. 1456 del codice civile a mezzo di una comunicazione scritta da inviarsi tramite lettera raccomandata a.r. o PEC, fatto salvo il diritto al risarcimento di eventuali danni; (ii) anche in caso di subappalto – pre-autorizzato dal Committente - di tutto o di parte dei Servizi ovvero di cessione del Contratto, l’Appaltatore non sarà liberato dalle obbligazioni assunte dallo stesso nei confronti del Committente.</w:t>
      </w:r>
    </w:p>
    <w:p w14:paraId="215C50BF" w14:textId="77777777" w:rsidR="00704256" w:rsidRPr="00394195" w:rsidRDefault="00704256" w:rsidP="00394195">
      <w:pPr>
        <w:numPr>
          <w:ilvl w:val="0"/>
          <w:numId w:val="15"/>
        </w:numPr>
        <w:tabs>
          <w:tab w:val="left" w:pos="567"/>
        </w:tabs>
        <w:suppressAutoHyphens w:val="0"/>
        <w:spacing w:after="120" w:line="312" w:lineRule="auto"/>
        <w:ind w:left="0" w:firstLine="0"/>
        <w:jc w:val="both"/>
      </w:pPr>
      <w:r w:rsidRPr="00394195">
        <w:t>Considerata tuttavia la particolarità del servizio che coinvolge numerose specializzazioni tecniche,</w:t>
      </w:r>
      <w:r w:rsidRPr="00394195">
        <w:rPr>
          <w:color w:val="FF0000"/>
        </w:rPr>
        <w:t xml:space="preserve"> </w:t>
      </w:r>
      <w:r w:rsidRPr="00394195">
        <w:t>è consentito il subappalto di parte dei Servizi ad imprese qualificate ed in possesso dei requisiti economici, finanziari e tecnici per eseguire le prestazioni affidate. Si precisa che l’Appaltatore è e sarà il solo responsabile della qualità e della tempistica delle lavorazioni subappaltate, manlevando il Committente ed accollandosi ogni onere, spesa, risarcimenti e quant’altro. L’Appaltatore, in particolare, è responsabile del rispetto della normative previdenziali e lavoristiche da parte dei subappaltatori, tenendo indenne il Committente da ogni responsabilità in merito.</w:t>
      </w:r>
    </w:p>
    <w:p w14:paraId="6D9280C2" w14:textId="77777777" w:rsidR="00704256" w:rsidRPr="00394195" w:rsidRDefault="00704256" w:rsidP="00394195">
      <w:pPr>
        <w:numPr>
          <w:ilvl w:val="0"/>
          <w:numId w:val="15"/>
        </w:numPr>
        <w:tabs>
          <w:tab w:val="left" w:pos="567"/>
        </w:tabs>
        <w:suppressAutoHyphens w:val="0"/>
        <w:spacing w:after="120" w:line="312" w:lineRule="auto"/>
        <w:ind w:left="0" w:firstLine="0"/>
        <w:jc w:val="both"/>
      </w:pPr>
      <w:r w:rsidRPr="00394195">
        <w:t>L’Appaltatore si obbliga a non cedere a terzi i crediti maturandi e maturati nei confronti del Committente in forza del Contratto, impegnandosi a comunicare l’incedibilità di tali crediti tra gli altri ai fornitori nonché ad eventuali cessionari c/o subappaltatori (fatto salvo per le opere specialistiche per le quali l’Appaltatore può avvalersi di terze parti negli stretti limiti di cui all’art. 10.2 che precede).</w:t>
      </w:r>
    </w:p>
    <w:p w14:paraId="2862765C" w14:textId="77777777" w:rsidR="009D1E1A" w:rsidRPr="00394195" w:rsidRDefault="009D1E1A" w:rsidP="00394195">
      <w:pPr>
        <w:tabs>
          <w:tab w:val="left" w:pos="567"/>
        </w:tabs>
        <w:suppressAutoHyphens w:val="0"/>
        <w:spacing w:after="120" w:line="312" w:lineRule="auto"/>
        <w:jc w:val="both"/>
      </w:pPr>
    </w:p>
    <w:p w14:paraId="64635FD7" w14:textId="77777777" w:rsidR="00704256" w:rsidRPr="008E0244" w:rsidRDefault="00704256" w:rsidP="008E0244">
      <w:pPr>
        <w:widowControl w:val="0"/>
        <w:autoSpaceDE w:val="0"/>
        <w:autoSpaceDN w:val="0"/>
        <w:adjustRightInd w:val="0"/>
        <w:spacing w:after="120" w:line="312" w:lineRule="auto"/>
        <w:outlineLvl w:val="0"/>
        <w:rPr>
          <w:b/>
          <w:color w:val="000000"/>
        </w:rPr>
      </w:pPr>
      <w:r w:rsidRPr="008E0244">
        <w:rPr>
          <w:b/>
          <w:color w:val="000000"/>
        </w:rPr>
        <w:t>Art. 11 – Penali</w:t>
      </w:r>
    </w:p>
    <w:p w14:paraId="5360B2B1" w14:textId="77777777" w:rsidR="00704256" w:rsidRPr="00394195" w:rsidRDefault="00704256" w:rsidP="00394195">
      <w:pPr>
        <w:numPr>
          <w:ilvl w:val="0"/>
          <w:numId w:val="13"/>
        </w:numPr>
        <w:tabs>
          <w:tab w:val="left" w:pos="567"/>
        </w:tabs>
        <w:suppressAutoHyphens w:val="0"/>
        <w:spacing w:after="120" w:line="312" w:lineRule="auto"/>
        <w:ind w:left="0" w:firstLine="0"/>
        <w:jc w:val="both"/>
      </w:pPr>
      <w:r w:rsidRPr="00394195">
        <w:t>Per ogni singolo giorno di ritardo nei tempi di prestazione dei Servizi concordati dal calendario di manutenzione di cui al capitolato in Allegato E, verrà applicata all’Appaltatore una penale di Euro 50,00 (</w:t>
      </w:r>
      <w:r w:rsidRPr="00394195">
        <w:rPr>
          <w:i/>
        </w:rPr>
        <w:t>cinquanta/00</w:t>
      </w:r>
      <w:r w:rsidRPr="00394195">
        <w:t>).</w:t>
      </w:r>
    </w:p>
    <w:p w14:paraId="3FB4063E" w14:textId="77777777" w:rsidR="00704256" w:rsidRPr="00394195" w:rsidRDefault="00704256" w:rsidP="00394195">
      <w:pPr>
        <w:numPr>
          <w:ilvl w:val="0"/>
          <w:numId w:val="13"/>
        </w:numPr>
        <w:tabs>
          <w:tab w:val="left" w:pos="567"/>
        </w:tabs>
        <w:suppressAutoHyphens w:val="0"/>
        <w:spacing w:after="120" w:line="312" w:lineRule="auto"/>
        <w:ind w:left="0" w:firstLine="0"/>
        <w:jc w:val="both"/>
      </w:pPr>
      <w:r w:rsidRPr="00394195">
        <w:t>Per ogni ora o frazione di ora di ritardo sui tempi di intervento per guasto previsti all’art. 2.6 verrà applicata una penale di Euro/ora 50,00 (</w:t>
      </w:r>
      <w:r w:rsidRPr="00394195">
        <w:rPr>
          <w:i/>
        </w:rPr>
        <w:t>cinquanta/00</w:t>
      </w:r>
      <w:r w:rsidRPr="00394195">
        <w:t>).</w:t>
      </w:r>
    </w:p>
    <w:p w14:paraId="78605F79" w14:textId="77777777" w:rsidR="00704256" w:rsidRPr="00394195" w:rsidRDefault="00704256" w:rsidP="00394195">
      <w:pPr>
        <w:numPr>
          <w:ilvl w:val="0"/>
          <w:numId w:val="13"/>
        </w:numPr>
        <w:tabs>
          <w:tab w:val="left" w:pos="567"/>
        </w:tabs>
        <w:suppressAutoHyphens w:val="0"/>
        <w:spacing w:after="120" w:line="312" w:lineRule="auto"/>
        <w:ind w:left="0" w:firstLine="0"/>
        <w:jc w:val="both"/>
      </w:pPr>
      <w:r w:rsidRPr="00394195">
        <w:lastRenderedPageBreak/>
        <w:t>Le penali, determinate ai sensi di quanto precede, dovranno essere dedotte dall’importo della fattura dell’Appaltatore immediatamente successiva alla relativa contestazione scritta di addebito della penalità da parte del Committente.</w:t>
      </w:r>
    </w:p>
    <w:p w14:paraId="243B94D4" w14:textId="77777777" w:rsidR="007A7C39" w:rsidRPr="00394195" w:rsidRDefault="007A7C39" w:rsidP="00394195">
      <w:pPr>
        <w:tabs>
          <w:tab w:val="left" w:pos="567"/>
        </w:tabs>
        <w:suppressAutoHyphens w:val="0"/>
        <w:spacing w:after="120" w:line="312" w:lineRule="auto"/>
        <w:jc w:val="both"/>
      </w:pPr>
    </w:p>
    <w:p w14:paraId="1CC943D6" w14:textId="77777777" w:rsidR="00704256" w:rsidRPr="008E0244" w:rsidRDefault="00704256" w:rsidP="008E0244">
      <w:pPr>
        <w:widowControl w:val="0"/>
        <w:autoSpaceDE w:val="0"/>
        <w:autoSpaceDN w:val="0"/>
        <w:adjustRightInd w:val="0"/>
        <w:spacing w:after="120" w:line="312" w:lineRule="auto"/>
        <w:outlineLvl w:val="0"/>
        <w:rPr>
          <w:b/>
          <w:color w:val="000000"/>
        </w:rPr>
      </w:pPr>
      <w:r w:rsidRPr="008E0244">
        <w:rPr>
          <w:b/>
          <w:color w:val="000000"/>
        </w:rPr>
        <w:t>Art. 12 – Varie</w:t>
      </w:r>
    </w:p>
    <w:p w14:paraId="703C32C5"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hanging="11"/>
        <w:jc w:val="both"/>
      </w:pPr>
      <w:r w:rsidRPr="00394195">
        <w:t>Qualsiasi modifica o integrazione del Contratto potrà farsi solo di comune accordo tra le Parti esclusivamente per iscritto.</w:t>
      </w:r>
    </w:p>
    <w:p w14:paraId="50749B16" w14:textId="77777777" w:rsidR="00704256" w:rsidRPr="00394195" w:rsidRDefault="00704256" w:rsidP="00394195">
      <w:pPr>
        <w:numPr>
          <w:ilvl w:val="0"/>
          <w:numId w:val="14"/>
        </w:numPr>
        <w:tabs>
          <w:tab w:val="left" w:pos="567"/>
        </w:tabs>
        <w:suppressAutoHyphens w:val="0"/>
        <w:autoSpaceDE w:val="0"/>
        <w:autoSpaceDN w:val="0"/>
        <w:adjustRightInd w:val="0"/>
        <w:spacing w:after="120" w:line="312" w:lineRule="auto"/>
        <w:ind w:left="0" w:hanging="11"/>
        <w:jc w:val="both"/>
      </w:pPr>
      <w:r w:rsidRPr="00394195">
        <w:t>Il Contratto e i suoi Allegati contengono l’integrale disciplina del rapporto tra le Parti, intendendosi con essi superate tutte le eventuali intese e pattuizioni pregresse tra le Parti al riguardo dandosi le Parti reciprocamente atto che il Contratto nel suo complesso e in tutte le sue singole previsioni è stato oggetto di ampia e diretta negoziazione fra le Parti stesse.</w:t>
      </w:r>
    </w:p>
    <w:p w14:paraId="246E8E02"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hanging="11"/>
        <w:jc w:val="both"/>
      </w:pPr>
      <w:r w:rsidRPr="00394195">
        <w:t xml:space="preserve">Per tutto quanto non espressamente disciplinato dal Contratto, le </w:t>
      </w:r>
      <w:r w:rsidR="00931960" w:rsidRPr="00394195">
        <w:t>Parti</w:t>
      </w:r>
      <w:r w:rsidRPr="00394195">
        <w:t xml:space="preserve"> operano rinvio alle normative comunitaria ed italiana vigenti.</w:t>
      </w:r>
    </w:p>
    <w:p w14:paraId="404AB599"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firstLine="0"/>
        <w:jc w:val="both"/>
      </w:pPr>
      <w:r w:rsidRPr="00394195">
        <w:t>Tutte le notifiche e le altre comunicazioni previste dal Contratto dovranno essere in forma scritta e recapitate mediante PEC o raccomandata A/R, agli indirizzi di seguito riportati:</w:t>
      </w:r>
    </w:p>
    <w:p w14:paraId="0D258461" w14:textId="77777777" w:rsidR="00704256" w:rsidRPr="00394195" w:rsidRDefault="00704256" w:rsidP="00394195">
      <w:pPr>
        <w:widowControl w:val="0"/>
        <w:autoSpaceDE w:val="0"/>
        <w:autoSpaceDN w:val="0"/>
        <w:adjustRightInd w:val="0"/>
        <w:spacing w:after="120" w:line="312" w:lineRule="auto"/>
        <w:ind w:left="284"/>
        <w:rPr>
          <w:b/>
        </w:rPr>
      </w:pPr>
      <w:r w:rsidRPr="00394195">
        <w:rPr>
          <w:b/>
        </w:rPr>
        <w:t xml:space="preserve">Committente  : </w:t>
      </w:r>
    </w:p>
    <w:p w14:paraId="73542FE3" w14:textId="77777777" w:rsidR="00704256" w:rsidRPr="00394195" w:rsidRDefault="00704256" w:rsidP="00394195">
      <w:pPr>
        <w:autoSpaceDE w:val="0"/>
        <w:autoSpaceDN w:val="0"/>
        <w:spacing w:after="120"/>
        <w:ind w:left="284"/>
        <w:rPr>
          <w:b/>
        </w:rPr>
      </w:pPr>
      <w:r w:rsidRPr="00394195">
        <w:rPr>
          <w:b/>
        </w:rPr>
        <w:t xml:space="preserve">The Space Cinema </w:t>
      </w:r>
      <w:r w:rsidR="00E81E1F" w:rsidRPr="00394195">
        <w:rPr>
          <w:b/>
        </w:rPr>
        <w:t>1</w:t>
      </w:r>
      <w:r w:rsidRPr="00394195">
        <w:rPr>
          <w:b/>
        </w:rPr>
        <w:t xml:space="preserve"> S.</w:t>
      </w:r>
      <w:r w:rsidR="00E81E1F" w:rsidRPr="00394195">
        <w:rPr>
          <w:b/>
        </w:rPr>
        <w:t>p</w:t>
      </w:r>
      <w:r w:rsidRPr="00394195">
        <w:rPr>
          <w:b/>
        </w:rPr>
        <w:t>.</w:t>
      </w:r>
      <w:r w:rsidR="00E81E1F" w:rsidRPr="00394195">
        <w:rPr>
          <w:b/>
        </w:rPr>
        <w:t>A</w:t>
      </w:r>
      <w:r w:rsidRPr="00394195">
        <w:rPr>
          <w:b/>
        </w:rPr>
        <w:t xml:space="preserve">. </w:t>
      </w:r>
    </w:p>
    <w:p w14:paraId="7FBE0F92" w14:textId="77777777" w:rsidR="00704256" w:rsidRPr="00394195" w:rsidRDefault="00704256" w:rsidP="00394195">
      <w:pPr>
        <w:spacing w:after="120"/>
        <w:ind w:left="284"/>
        <w:jc w:val="both"/>
      </w:pPr>
      <w:r w:rsidRPr="00394195">
        <w:t>Piazza Augusto Imperatore n. 3 – 00186 Roma</w:t>
      </w:r>
    </w:p>
    <w:p w14:paraId="39685AD6" w14:textId="77777777" w:rsidR="00704256" w:rsidRPr="00394195" w:rsidRDefault="00704256" w:rsidP="00394195">
      <w:pPr>
        <w:spacing w:after="120"/>
        <w:ind w:left="284"/>
        <w:jc w:val="both"/>
      </w:pPr>
      <w:r w:rsidRPr="00394195">
        <w:t xml:space="preserve">C.A. Sig. </w:t>
      </w:r>
      <w:r w:rsidR="00FD1F69" w:rsidRPr="00394195">
        <w:t>Donato Cupertino</w:t>
      </w:r>
    </w:p>
    <w:p w14:paraId="737194E3" w14:textId="77777777" w:rsidR="00704256" w:rsidRPr="00394195" w:rsidRDefault="00704256" w:rsidP="00394195">
      <w:pPr>
        <w:spacing w:after="120"/>
        <w:ind w:left="284"/>
        <w:jc w:val="both"/>
      </w:pPr>
      <w:r w:rsidRPr="00394195">
        <w:t>Tel. 06-688111</w:t>
      </w:r>
    </w:p>
    <w:p w14:paraId="6769BDCD" w14:textId="77777777" w:rsidR="00704256" w:rsidRPr="00394195" w:rsidRDefault="00704256" w:rsidP="00394195">
      <w:pPr>
        <w:pStyle w:val="Testonormale"/>
        <w:spacing w:after="120"/>
        <w:ind w:left="284"/>
        <w:rPr>
          <w:rFonts w:ascii="Times New Roman" w:hAnsi="Times New Roman"/>
          <w:sz w:val="24"/>
          <w:szCs w:val="24"/>
        </w:rPr>
      </w:pPr>
      <w:r w:rsidRPr="00394195">
        <w:rPr>
          <w:rFonts w:ascii="Times New Roman" w:hAnsi="Times New Roman"/>
          <w:sz w:val="24"/>
          <w:szCs w:val="24"/>
        </w:rPr>
        <w:t xml:space="preserve">Indirizzo PEC: </w:t>
      </w:r>
      <w:hyperlink r:id="rId12" w:history="1">
        <w:r w:rsidR="00E81E1F" w:rsidRPr="00394195">
          <w:rPr>
            <w:rStyle w:val="Collegamentoipertestuale"/>
            <w:rFonts w:ascii="Times New Roman" w:hAnsi="Times New Roman"/>
            <w:sz w:val="24"/>
            <w:szCs w:val="24"/>
          </w:rPr>
          <w:t>thespacecinema1@legalmail.it</w:t>
        </w:r>
      </w:hyperlink>
      <w:r w:rsidRPr="00394195">
        <w:rPr>
          <w:rFonts w:ascii="Times New Roman" w:hAnsi="Times New Roman"/>
          <w:sz w:val="24"/>
          <w:szCs w:val="24"/>
        </w:rPr>
        <w:t xml:space="preserve"> </w:t>
      </w:r>
    </w:p>
    <w:p w14:paraId="5EA34CB2" w14:textId="77777777" w:rsidR="00704256" w:rsidRPr="00394195" w:rsidRDefault="00704256" w:rsidP="00704256">
      <w:pPr>
        <w:widowControl w:val="0"/>
        <w:autoSpaceDE w:val="0"/>
        <w:autoSpaceDN w:val="0"/>
        <w:adjustRightInd w:val="0"/>
        <w:spacing w:after="120" w:line="288" w:lineRule="auto"/>
        <w:ind w:left="284" w:hanging="11"/>
      </w:pPr>
    </w:p>
    <w:p w14:paraId="39C21FBB" w14:textId="77777777" w:rsidR="00704256" w:rsidRPr="00394195" w:rsidRDefault="00704256" w:rsidP="00DD755B">
      <w:pPr>
        <w:widowControl w:val="0"/>
        <w:autoSpaceDE w:val="0"/>
        <w:autoSpaceDN w:val="0"/>
        <w:adjustRightInd w:val="0"/>
        <w:spacing w:after="120" w:line="288" w:lineRule="auto"/>
        <w:ind w:left="284"/>
      </w:pPr>
      <w:r w:rsidRPr="00394195">
        <w:rPr>
          <w:b/>
        </w:rPr>
        <w:t>Appaltatore</w:t>
      </w:r>
      <w:r w:rsidRPr="00394195">
        <w:t xml:space="preserve">: </w:t>
      </w:r>
    </w:p>
    <w:p w14:paraId="67482551" w14:textId="0AC3621E" w:rsidR="002353AC" w:rsidRPr="009B26CC" w:rsidRDefault="002353AC" w:rsidP="002353AC">
      <w:pPr>
        <w:widowControl w:val="0"/>
        <w:autoSpaceDE w:val="0"/>
        <w:autoSpaceDN w:val="0"/>
        <w:adjustRightInd w:val="0"/>
        <w:spacing w:after="120" w:line="312" w:lineRule="auto"/>
        <w:ind w:left="-11" w:firstLine="295"/>
        <w:jc w:val="both"/>
        <w:rPr>
          <w:highlight w:val="yellow"/>
          <w:rPrChange w:id="197" w:author="Davide Milizia [2]" w:date="2023-11-13T10:34:00Z">
            <w:rPr/>
          </w:rPrChange>
        </w:rPr>
      </w:pPr>
      <w:r w:rsidRPr="00E06955">
        <w:rPr>
          <w:highlight w:val="yellow"/>
          <w:rPrChange w:id="198" w:author="Davide Milizia" w:date="2026-10-14T18:18:00Z" w16du:dateUtc="2026-10-14T16:18:00Z">
            <w:rPr/>
          </w:rPrChange>
        </w:rPr>
        <w:t>S</w:t>
      </w:r>
      <w:r w:rsidRPr="009B26CC">
        <w:rPr>
          <w:highlight w:val="yellow"/>
          <w:rPrChange w:id="199" w:author="Davide Milizia [2]" w:date="2023-11-13T10:34:00Z">
            <w:rPr/>
          </w:rPrChange>
        </w:rPr>
        <w:t>.G. Impianti di Giuseppe Signorino</w:t>
      </w:r>
    </w:p>
    <w:p w14:paraId="55CC9334" w14:textId="77777777" w:rsidR="002B2AAC" w:rsidRPr="009B26CC" w:rsidRDefault="002353AC" w:rsidP="002B2AAC">
      <w:pPr>
        <w:widowControl w:val="0"/>
        <w:autoSpaceDE w:val="0"/>
        <w:autoSpaceDN w:val="0"/>
        <w:adjustRightInd w:val="0"/>
        <w:spacing w:after="120" w:line="312" w:lineRule="auto"/>
        <w:ind w:left="-11" w:firstLine="295"/>
        <w:jc w:val="both"/>
        <w:rPr>
          <w:highlight w:val="yellow"/>
          <w:rPrChange w:id="200" w:author="Davide Milizia [2]" w:date="2023-11-13T10:34:00Z">
            <w:rPr/>
          </w:rPrChange>
        </w:rPr>
      </w:pPr>
      <w:r w:rsidRPr="009B26CC">
        <w:rPr>
          <w:highlight w:val="yellow"/>
          <w:rPrChange w:id="201" w:author="Davide Milizia [2]" w:date="2023-11-13T10:34:00Z">
            <w:rPr/>
          </w:rPrChange>
        </w:rPr>
        <w:t>Via Marchese n. 53 Misterbianco CAP 95045 (CT)</w:t>
      </w:r>
    </w:p>
    <w:p w14:paraId="2438189F" w14:textId="77777777" w:rsidR="002353AC" w:rsidRPr="009B26CC" w:rsidRDefault="002353AC" w:rsidP="002B2AAC">
      <w:pPr>
        <w:widowControl w:val="0"/>
        <w:autoSpaceDE w:val="0"/>
        <w:autoSpaceDN w:val="0"/>
        <w:adjustRightInd w:val="0"/>
        <w:spacing w:after="120" w:line="312" w:lineRule="auto"/>
        <w:ind w:left="-11" w:firstLine="295"/>
        <w:jc w:val="both"/>
        <w:rPr>
          <w:rPrChange w:id="202" w:author="Davide Milizia [2]" w:date="2023-11-13T10:34:00Z">
            <w:rPr/>
          </w:rPrChange>
        </w:rPr>
      </w:pPr>
      <w:r w:rsidRPr="009B26CC">
        <w:rPr>
          <w:rPrChange w:id="203" w:author="Davide Milizia [2]" w:date="2023-11-13T10:34:00Z">
            <w:rPr/>
          </w:rPrChange>
        </w:rPr>
        <w:t>tel 0957395142</w:t>
      </w:r>
    </w:p>
    <w:p w14:paraId="1715405D" w14:textId="77777777" w:rsidR="002353AC" w:rsidRPr="009B26CC" w:rsidRDefault="002353AC" w:rsidP="002353AC">
      <w:pPr>
        <w:widowControl w:val="0"/>
        <w:autoSpaceDE w:val="0"/>
        <w:autoSpaceDN w:val="0"/>
        <w:adjustRightInd w:val="0"/>
        <w:spacing w:after="120" w:line="312" w:lineRule="auto"/>
        <w:ind w:left="-11" w:firstLine="295"/>
        <w:jc w:val="both"/>
        <w:rPr>
          <w:highlight w:val="yellow"/>
          <w:rPrChange w:id="204" w:author="Davide Milizia [2]" w:date="2023-11-13T10:34:00Z">
            <w:rPr/>
          </w:rPrChange>
        </w:rPr>
      </w:pPr>
      <w:r w:rsidRPr="00E06955">
        <w:t xml:space="preserve">Indirizzo mail : </w:t>
      </w:r>
      <w:r w:rsidRPr="009B26CC">
        <w:rPr>
          <w:highlight w:val="yellow"/>
          <w:rPrChange w:id="205" w:author="Davide Milizia [2]" w:date="2023-11-13T10:34:00Z">
            <w:rPr/>
          </w:rPrChange>
        </w:rPr>
        <w:t>info@giuseppesignorino.it</w:t>
      </w:r>
    </w:p>
    <w:p w14:paraId="2552F6E5" w14:textId="77777777" w:rsidR="002353AC" w:rsidRPr="009B26CC" w:rsidRDefault="002353AC" w:rsidP="002353AC">
      <w:pPr>
        <w:widowControl w:val="0"/>
        <w:autoSpaceDE w:val="0"/>
        <w:autoSpaceDN w:val="0"/>
        <w:adjustRightInd w:val="0"/>
        <w:spacing w:after="120" w:line="312" w:lineRule="auto"/>
        <w:ind w:left="-11" w:firstLine="295"/>
        <w:jc w:val="both"/>
        <w:rPr>
          <w:highlight w:val="yellow"/>
          <w:rPrChange w:id="206" w:author="Davide Milizia [2]" w:date="2023-11-13T10:34:00Z">
            <w:rPr/>
          </w:rPrChange>
        </w:rPr>
      </w:pPr>
      <w:r w:rsidRPr="00E06955">
        <w:t xml:space="preserve">Indirizzo PEC: </w:t>
      </w:r>
      <w:r w:rsidRPr="009B26CC">
        <w:rPr>
          <w:highlight w:val="yellow"/>
          <w:rPrChange w:id="207" w:author="Davide Milizia [2]" w:date="2023-11-13T10:34:00Z">
            <w:rPr/>
          </w:rPrChange>
        </w:rPr>
        <w:t>giuseppesignorino@pec.it</w:t>
      </w:r>
    </w:p>
    <w:p w14:paraId="7AD67120" w14:textId="50A851F5" w:rsidR="002353AC" w:rsidRPr="002353AC" w:rsidRDefault="002353AC" w:rsidP="002353AC">
      <w:pPr>
        <w:widowControl w:val="0"/>
        <w:autoSpaceDE w:val="0"/>
        <w:autoSpaceDN w:val="0"/>
        <w:adjustRightInd w:val="0"/>
        <w:spacing w:after="120" w:line="312" w:lineRule="auto"/>
        <w:ind w:left="-11" w:firstLine="295"/>
        <w:jc w:val="both"/>
      </w:pPr>
      <w:r w:rsidRPr="00E06955">
        <w:t xml:space="preserve">Tel. Reperibilità : </w:t>
      </w:r>
      <w:r w:rsidRPr="009B26CC">
        <w:rPr>
          <w:highlight w:val="yellow"/>
          <w:rPrChange w:id="208" w:author="Davide Milizia [2]" w:date="2023-11-13T10:34:00Z">
            <w:rPr/>
          </w:rPrChange>
        </w:rPr>
        <w:t>cell.342 7537782 –cell 393 565631</w:t>
      </w:r>
      <w:r w:rsidRPr="00E06955">
        <w:rPr>
          <w:highlight w:val="yellow"/>
          <w:rPrChange w:id="209" w:author="Davide Milizia" w:date="2026-10-14T18:18:00Z" w16du:dateUtc="2026-10-14T16:18:00Z">
            <w:rPr/>
          </w:rPrChange>
        </w:rPr>
        <w:t>3</w:t>
      </w:r>
    </w:p>
    <w:p w14:paraId="0FBED2D6" w14:textId="77777777" w:rsidR="00704256" w:rsidRPr="00394195" w:rsidRDefault="00704256" w:rsidP="002353AC">
      <w:pPr>
        <w:widowControl w:val="0"/>
        <w:autoSpaceDE w:val="0"/>
        <w:autoSpaceDN w:val="0"/>
        <w:adjustRightInd w:val="0"/>
        <w:spacing w:after="120" w:line="312" w:lineRule="auto"/>
        <w:ind w:left="-11"/>
        <w:jc w:val="both"/>
      </w:pPr>
      <w:r w:rsidRPr="00394195">
        <w:t xml:space="preserve">Le variazioni degli indirizzi dovranno essere effettuate nelle medesime forme previste per le </w:t>
      </w:r>
      <w:r w:rsidRPr="00394195">
        <w:lastRenderedPageBreak/>
        <w:t>comunicazioni con un preavviso minimo di 8 (otto) giorni.</w:t>
      </w:r>
    </w:p>
    <w:p w14:paraId="26AB191C" w14:textId="77777777" w:rsidR="00704256" w:rsidRPr="00394195" w:rsidRDefault="00704256" w:rsidP="00394195">
      <w:pPr>
        <w:spacing w:after="120" w:line="312" w:lineRule="auto"/>
        <w:ind w:left="-11"/>
        <w:jc w:val="both"/>
      </w:pPr>
      <w:r w:rsidRPr="00394195">
        <w:t>Le comunicazioni e le notifiche si intenderanno ricevute nel momento in cui giungeranno all’indirizzo del destinatario, se effettuate mediante lettera raccomandata A/R o PEC.</w:t>
      </w:r>
    </w:p>
    <w:p w14:paraId="0CEF17F3" w14:textId="77777777" w:rsidR="00704256" w:rsidRPr="00394195" w:rsidRDefault="00704256" w:rsidP="00394195">
      <w:pPr>
        <w:numPr>
          <w:ilvl w:val="0"/>
          <w:numId w:val="14"/>
        </w:numPr>
        <w:tabs>
          <w:tab w:val="left" w:pos="567"/>
        </w:tabs>
        <w:suppressAutoHyphens w:val="0"/>
        <w:spacing w:after="120" w:line="312" w:lineRule="auto"/>
        <w:ind w:left="0" w:hanging="11"/>
        <w:jc w:val="both"/>
      </w:pPr>
      <w:r w:rsidRPr="00394195">
        <w:t>Le Parti dichiarano che il presente Contratto è frutto di libera negoziazione tra le stesse dandosi reciprocamente atto segnatamente ai fini e per gli effetti di cui agli articoli 1341 e 1342 c.c. che il Contratto nel suo complesso e in tutte le sue singole previsioni è stato oggetto di ampia e diretta negoziazione fra le Parti stesse ed altresì che il Contratto non possa essere interpretato come costitutivo di joint-venture, società di fatto, rapporto fiduciario o di mandato tra le stesse.</w:t>
      </w:r>
    </w:p>
    <w:p w14:paraId="4B767169" w14:textId="77777777" w:rsidR="00704256" w:rsidRPr="00394195" w:rsidRDefault="00704256" w:rsidP="00394195">
      <w:pPr>
        <w:widowControl w:val="0"/>
        <w:numPr>
          <w:ilvl w:val="0"/>
          <w:numId w:val="14"/>
        </w:numPr>
        <w:tabs>
          <w:tab w:val="left" w:pos="567"/>
        </w:tabs>
        <w:suppressAutoHyphens w:val="0"/>
        <w:autoSpaceDE w:val="0"/>
        <w:autoSpaceDN w:val="0"/>
        <w:adjustRightInd w:val="0"/>
        <w:spacing w:after="120" w:line="312" w:lineRule="auto"/>
        <w:ind w:left="0" w:right="-1" w:hanging="11"/>
        <w:jc w:val="both"/>
      </w:pPr>
      <w:r w:rsidRPr="00394195">
        <w:t>Il Contratto riguarda prestazioni di servizio soggette all’imposta sul valore aggiunto e sarà quindi registrato solo in caso d’uso. Tutti gli obblighi ed oneri fiscali relativi al Contratto graveranno in via esclusiva sull’Appaltatore.</w:t>
      </w:r>
    </w:p>
    <w:p w14:paraId="19E9A276" w14:textId="77777777" w:rsidR="0022392B" w:rsidRPr="00394195" w:rsidRDefault="0022392B" w:rsidP="00394195">
      <w:pPr>
        <w:spacing w:after="120" w:line="312" w:lineRule="auto"/>
        <w:jc w:val="both"/>
        <w:rPr>
          <w:b/>
        </w:rPr>
      </w:pPr>
    </w:p>
    <w:p w14:paraId="330A5020" w14:textId="77777777" w:rsidR="00704256" w:rsidRPr="008E0244" w:rsidRDefault="00704256" w:rsidP="008E0244">
      <w:pPr>
        <w:widowControl w:val="0"/>
        <w:autoSpaceDE w:val="0"/>
        <w:autoSpaceDN w:val="0"/>
        <w:adjustRightInd w:val="0"/>
        <w:spacing w:after="120" w:line="312" w:lineRule="auto"/>
        <w:outlineLvl w:val="0"/>
        <w:rPr>
          <w:b/>
          <w:color w:val="000000"/>
        </w:rPr>
      </w:pPr>
      <w:r w:rsidRPr="008E0244">
        <w:rPr>
          <w:b/>
          <w:color w:val="000000"/>
        </w:rPr>
        <w:t>Art. 13 – Foro competente</w:t>
      </w:r>
    </w:p>
    <w:p w14:paraId="2DB0AB80" w14:textId="77777777" w:rsidR="00704256" w:rsidRPr="00394195" w:rsidRDefault="00704256" w:rsidP="00394195">
      <w:pPr>
        <w:widowControl w:val="0"/>
        <w:autoSpaceDE w:val="0"/>
        <w:autoSpaceDN w:val="0"/>
        <w:adjustRightInd w:val="0"/>
        <w:spacing w:after="120" w:line="312" w:lineRule="auto"/>
        <w:jc w:val="both"/>
      </w:pPr>
      <w:r w:rsidRPr="00394195">
        <w:t>Per ogni eventuale controversia avente ad oggetto la natura, l’interpretazione, l’esecuzione e la cessazione a qualunque titolo degli effetti del Contratto sarà competente in via esclusiva, ex art. 28 c.p.c., il Foro di Roma.</w:t>
      </w:r>
    </w:p>
    <w:p w14:paraId="6DB0191A" w14:textId="77777777" w:rsidR="00704256" w:rsidRPr="00394195" w:rsidRDefault="00704256" w:rsidP="00394195">
      <w:pPr>
        <w:keepNext/>
        <w:widowControl w:val="0"/>
        <w:autoSpaceDE w:val="0"/>
        <w:autoSpaceDN w:val="0"/>
        <w:adjustRightInd w:val="0"/>
        <w:spacing w:after="120" w:line="312" w:lineRule="auto"/>
        <w:jc w:val="both"/>
      </w:pPr>
    </w:p>
    <w:p w14:paraId="17BFDEDA" w14:textId="77777777" w:rsidR="00704256" w:rsidRPr="008E0244" w:rsidRDefault="00704256">
      <w:pPr>
        <w:widowControl w:val="0"/>
        <w:autoSpaceDE w:val="0"/>
        <w:autoSpaceDN w:val="0"/>
        <w:adjustRightInd w:val="0"/>
        <w:spacing w:after="120" w:line="312" w:lineRule="auto"/>
        <w:outlineLvl w:val="0"/>
        <w:rPr>
          <w:b/>
          <w:color w:val="000000"/>
        </w:rPr>
        <w:pPrChange w:id="210" w:author="Marisa Scollo" w:date="2023-11-08T14:55:00Z">
          <w:pPr>
            <w:spacing w:after="120" w:line="312" w:lineRule="auto"/>
          </w:pPr>
        </w:pPrChange>
      </w:pPr>
      <w:r w:rsidRPr="008E0244">
        <w:rPr>
          <w:b/>
          <w:color w:val="000000"/>
        </w:rPr>
        <w:t>Allegati:</w:t>
      </w:r>
    </w:p>
    <w:p w14:paraId="36D513F5" w14:textId="77777777" w:rsidR="00704256" w:rsidRPr="00394195" w:rsidRDefault="00704256" w:rsidP="00394195">
      <w:pPr>
        <w:numPr>
          <w:ilvl w:val="0"/>
          <w:numId w:val="39"/>
        </w:numPr>
        <w:suppressAutoHyphens w:val="0"/>
        <w:spacing w:after="120"/>
      </w:pPr>
      <w:r w:rsidRPr="00394195">
        <w:t>Elenco Multisale The Space</w:t>
      </w:r>
    </w:p>
    <w:p w14:paraId="276B71C7" w14:textId="77777777" w:rsidR="00704256" w:rsidRPr="00394195" w:rsidRDefault="00704256" w:rsidP="00394195">
      <w:pPr>
        <w:numPr>
          <w:ilvl w:val="0"/>
          <w:numId w:val="39"/>
        </w:numPr>
        <w:suppressAutoHyphens w:val="0"/>
        <w:spacing w:after="120"/>
      </w:pPr>
      <w:r w:rsidRPr="00394195">
        <w:t>Certificato</w:t>
      </w:r>
      <w:r w:rsidR="003A532D" w:rsidRPr="00394195">
        <w:t xml:space="preserve"> di</w:t>
      </w:r>
      <w:r w:rsidR="00E81E1F" w:rsidRPr="00394195">
        <w:t xml:space="preserve"> iscrizione</w:t>
      </w:r>
      <w:r w:rsidRPr="00394195">
        <w:t xml:space="preserve"> CCIAA Appaltatore;</w:t>
      </w:r>
    </w:p>
    <w:p w14:paraId="5FF8959D" w14:textId="77777777" w:rsidR="00704256" w:rsidRPr="00394195" w:rsidRDefault="00704256" w:rsidP="00394195">
      <w:pPr>
        <w:numPr>
          <w:ilvl w:val="0"/>
          <w:numId w:val="39"/>
        </w:numPr>
        <w:suppressAutoHyphens w:val="0"/>
        <w:spacing w:after="120"/>
      </w:pPr>
      <w:r w:rsidRPr="00394195">
        <w:t>Autocertificazione dell’Appaltatore ex art. 26, comma 1 lett. a) D.Lgs 81/2008;</w:t>
      </w:r>
    </w:p>
    <w:p w14:paraId="5E909C53" w14:textId="77777777" w:rsidR="00704256" w:rsidRPr="002353AC" w:rsidRDefault="00704256" w:rsidP="00394195">
      <w:pPr>
        <w:numPr>
          <w:ilvl w:val="0"/>
          <w:numId w:val="39"/>
        </w:numPr>
        <w:suppressAutoHyphens w:val="0"/>
        <w:spacing w:after="120"/>
      </w:pPr>
      <w:r w:rsidRPr="002353AC">
        <w:t>Documento di Valutazione dei Rischi e Interferenze;</w:t>
      </w:r>
    </w:p>
    <w:p w14:paraId="6CC9F264" w14:textId="77777777" w:rsidR="00704256" w:rsidRPr="002353AC" w:rsidRDefault="00704256" w:rsidP="00394195">
      <w:pPr>
        <w:numPr>
          <w:ilvl w:val="0"/>
          <w:numId w:val="39"/>
        </w:numPr>
        <w:suppressAutoHyphens w:val="0"/>
        <w:spacing w:after="120"/>
      </w:pPr>
      <w:r w:rsidRPr="002353AC">
        <w:t>Capitolato.</w:t>
      </w:r>
    </w:p>
    <w:p w14:paraId="1A64E928" w14:textId="77777777" w:rsidR="00C84C0B" w:rsidRPr="002353AC" w:rsidRDefault="00D90835" w:rsidP="00394195">
      <w:pPr>
        <w:numPr>
          <w:ilvl w:val="0"/>
          <w:numId w:val="39"/>
        </w:numPr>
        <w:suppressAutoHyphens w:val="0"/>
        <w:spacing w:after="120"/>
      </w:pPr>
      <w:r w:rsidRPr="002353AC">
        <w:t>Elenco prezzi unitari</w:t>
      </w:r>
    </w:p>
    <w:p w14:paraId="2C515CB4" w14:textId="77777777" w:rsidR="00394195" w:rsidRDefault="00394195" w:rsidP="00394195">
      <w:pPr>
        <w:suppressAutoHyphens w:val="0"/>
        <w:spacing w:after="120"/>
        <w:rPr>
          <w:highlight w:val="yellow"/>
        </w:rPr>
      </w:pPr>
    </w:p>
    <w:p w14:paraId="485E2F92" w14:textId="77777777" w:rsidR="00394195" w:rsidRPr="00394195" w:rsidRDefault="00394195" w:rsidP="00394195">
      <w:pPr>
        <w:suppressAutoHyphens w:val="0"/>
        <w:spacing w:after="120"/>
        <w:rPr>
          <w:highlight w:val="yellow"/>
        </w:rPr>
      </w:pPr>
    </w:p>
    <w:tbl>
      <w:tblPr>
        <w:tblW w:w="9747" w:type="dxa"/>
        <w:tblInd w:w="534"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4928"/>
        <w:gridCol w:w="4819"/>
      </w:tblGrid>
      <w:tr w:rsidR="007A7C39" w:rsidRPr="00394195" w14:paraId="3E7C31C8" w14:textId="77777777" w:rsidTr="00394195">
        <w:tc>
          <w:tcPr>
            <w:tcW w:w="4928" w:type="dxa"/>
            <w:tcBorders>
              <w:top w:val="single" w:sz="4" w:space="0" w:color="auto"/>
              <w:left w:val="single" w:sz="4" w:space="0" w:color="auto"/>
              <w:bottom w:val="single" w:sz="4" w:space="0" w:color="auto"/>
              <w:right w:val="single" w:sz="4" w:space="0" w:color="auto"/>
            </w:tcBorders>
          </w:tcPr>
          <w:p w14:paraId="6053C722" w14:textId="77777777" w:rsidR="002B2AAC" w:rsidRDefault="007A7C39" w:rsidP="002B2AAC">
            <w:pPr>
              <w:suppressAutoHyphens w:val="0"/>
              <w:spacing w:after="120" w:line="288" w:lineRule="auto"/>
              <w:contextualSpacing/>
              <w:rPr>
                <w:b/>
                <w:lang w:val="en-US" w:eastAsia="en-US" w:bidi="en-US"/>
              </w:rPr>
            </w:pPr>
            <w:r w:rsidRPr="00394195">
              <w:rPr>
                <w:lang w:val="en-US" w:eastAsia="en-US" w:bidi="en-US"/>
              </w:rPr>
              <w:t xml:space="preserve">Roma, </w:t>
            </w:r>
          </w:p>
          <w:p w14:paraId="090B4E0E" w14:textId="77777777" w:rsidR="007A7C39" w:rsidRPr="00394195" w:rsidRDefault="002B2AAC" w:rsidP="002B2AAC">
            <w:pPr>
              <w:suppressAutoHyphens w:val="0"/>
              <w:spacing w:after="120" w:line="288" w:lineRule="auto"/>
              <w:contextualSpacing/>
              <w:rPr>
                <w:lang w:val="en-US" w:eastAsia="en-US" w:bidi="en-US"/>
              </w:rPr>
            </w:pPr>
            <w:r w:rsidRPr="00394195">
              <w:rPr>
                <w:lang w:val="en-US" w:eastAsia="en-US" w:bidi="en-US"/>
              </w:rPr>
              <w:t xml:space="preserve"> </w:t>
            </w:r>
          </w:p>
          <w:p w14:paraId="11BE1561" w14:textId="77777777" w:rsidR="001B2D5B" w:rsidRPr="00394195" w:rsidRDefault="001B2D5B" w:rsidP="001B2D5B">
            <w:pPr>
              <w:suppressAutoHyphens w:val="0"/>
              <w:spacing w:after="120" w:line="288" w:lineRule="auto"/>
              <w:contextualSpacing/>
              <w:jc w:val="both"/>
              <w:rPr>
                <w:b/>
                <w:lang w:val="en-US" w:eastAsia="en-US" w:bidi="en-US"/>
              </w:rPr>
            </w:pPr>
          </w:p>
          <w:p w14:paraId="4446D6BF" w14:textId="77777777" w:rsidR="001B2D5B" w:rsidRPr="008E0244" w:rsidRDefault="001B2D5B" w:rsidP="001B2D5B">
            <w:pPr>
              <w:suppressAutoHyphens w:val="0"/>
              <w:spacing w:after="120" w:line="288" w:lineRule="auto"/>
              <w:contextualSpacing/>
              <w:jc w:val="both"/>
              <w:rPr>
                <w:b/>
                <w:lang w:eastAsia="en-US" w:bidi="en-US"/>
              </w:rPr>
            </w:pPr>
            <w:r w:rsidRPr="008E0244">
              <w:rPr>
                <w:b/>
                <w:lang w:eastAsia="en-US" w:bidi="en-US"/>
              </w:rPr>
              <w:t>The Space Cinema 1 S.p.A.</w:t>
            </w:r>
          </w:p>
          <w:p w14:paraId="6CA9332D" w14:textId="77777777" w:rsidR="001B2D5B" w:rsidRPr="008E0244" w:rsidRDefault="001B2D5B" w:rsidP="001B2D5B">
            <w:pPr>
              <w:suppressAutoHyphens w:val="0"/>
              <w:spacing w:after="120" w:line="288" w:lineRule="auto"/>
              <w:contextualSpacing/>
              <w:jc w:val="both"/>
              <w:rPr>
                <w:b/>
                <w:lang w:eastAsia="en-US" w:bidi="en-US"/>
              </w:rPr>
            </w:pPr>
          </w:p>
          <w:p w14:paraId="321D44BA"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p>
          <w:p w14:paraId="27E26552"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lastRenderedPageBreak/>
              <w:t>_________________________</w:t>
            </w:r>
          </w:p>
          <w:p w14:paraId="3355B4C9"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t>Donato Cupertino</w:t>
            </w:r>
          </w:p>
          <w:p w14:paraId="7A054D1F" w14:textId="77777777" w:rsidR="001B2D5B" w:rsidRPr="008E0244" w:rsidRDefault="001B2D5B" w:rsidP="001B2D5B">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t xml:space="preserve">Consigliere di amministrazione </w:t>
            </w:r>
          </w:p>
        </w:tc>
        <w:tc>
          <w:tcPr>
            <w:tcW w:w="4819" w:type="dxa"/>
            <w:tcBorders>
              <w:top w:val="single" w:sz="4" w:space="0" w:color="auto"/>
              <w:left w:val="single" w:sz="4" w:space="0" w:color="auto"/>
              <w:bottom w:val="single" w:sz="4" w:space="0" w:color="auto"/>
              <w:right w:val="single" w:sz="4" w:space="0" w:color="auto"/>
            </w:tcBorders>
          </w:tcPr>
          <w:p w14:paraId="386C90C1" w14:textId="4CEAF4B3" w:rsidR="007A7C39" w:rsidRPr="008E0244" w:rsidRDefault="002B2AAC" w:rsidP="007A7C39">
            <w:pPr>
              <w:suppressAutoHyphens w:val="0"/>
              <w:spacing w:after="120" w:line="288" w:lineRule="auto"/>
              <w:contextualSpacing/>
              <w:jc w:val="both"/>
              <w:rPr>
                <w:lang w:eastAsia="en-US" w:bidi="en-US"/>
              </w:rPr>
            </w:pPr>
            <w:r w:rsidRPr="00E06955">
              <w:rPr>
                <w:highlight w:val="yellow"/>
                <w:lang w:eastAsia="en-US" w:bidi="en-US"/>
                <w:rPrChange w:id="211" w:author="Davide Milizia" w:date="2026-10-14T18:18:00Z" w16du:dateUtc="2026-10-14T16:18:00Z">
                  <w:rPr>
                    <w:lang w:eastAsia="en-US" w:bidi="en-US"/>
                  </w:rPr>
                </w:rPrChange>
              </w:rPr>
              <w:lastRenderedPageBreak/>
              <w:t>Catania,</w:t>
            </w:r>
            <w:r w:rsidRPr="008E0244">
              <w:rPr>
                <w:lang w:eastAsia="en-US" w:bidi="en-US"/>
              </w:rPr>
              <w:t xml:space="preserve"> </w:t>
            </w:r>
          </w:p>
          <w:p w14:paraId="37FA0492" w14:textId="77777777" w:rsidR="007A7C39" w:rsidRPr="008E0244" w:rsidRDefault="007A7C39" w:rsidP="007A7C39">
            <w:pPr>
              <w:suppressAutoHyphens w:val="0"/>
              <w:spacing w:after="120" w:line="288" w:lineRule="auto"/>
              <w:contextualSpacing/>
              <w:jc w:val="both"/>
              <w:rPr>
                <w:b/>
                <w:lang w:eastAsia="en-US" w:bidi="en-US"/>
              </w:rPr>
            </w:pPr>
          </w:p>
          <w:p w14:paraId="0D8E2152" w14:textId="77777777" w:rsidR="007A7C39" w:rsidRPr="008E0244" w:rsidRDefault="007A7C39" w:rsidP="007A7C39">
            <w:pPr>
              <w:suppressAutoHyphens w:val="0"/>
              <w:spacing w:after="120" w:line="288" w:lineRule="auto"/>
              <w:contextualSpacing/>
              <w:jc w:val="both"/>
              <w:rPr>
                <w:b/>
                <w:lang w:eastAsia="en-US" w:bidi="en-US"/>
              </w:rPr>
            </w:pPr>
          </w:p>
          <w:p w14:paraId="20A0F6D2" w14:textId="04503722" w:rsidR="007A7C39" w:rsidRPr="008E0244" w:rsidRDefault="002B2AAC" w:rsidP="007A7C39">
            <w:pPr>
              <w:suppressAutoHyphens w:val="0"/>
              <w:spacing w:after="120" w:line="288" w:lineRule="auto"/>
              <w:contextualSpacing/>
              <w:jc w:val="both"/>
              <w:rPr>
                <w:b/>
                <w:lang w:eastAsia="en-US" w:bidi="en-US"/>
              </w:rPr>
            </w:pPr>
            <w:r w:rsidRPr="00E06955">
              <w:rPr>
                <w:b/>
                <w:highlight w:val="yellow"/>
                <w:lang w:eastAsia="en-US" w:bidi="en-US"/>
                <w:rPrChange w:id="212" w:author="Davide Milizia" w:date="2026-10-14T18:19:00Z" w16du:dateUtc="2026-10-14T16:19:00Z">
                  <w:rPr>
                    <w:b/>
                    <w:lang w:eastAsia="en-US" w:bidi="en-US"/>
                  </w:rPr>
                </w:rPrChange>
              </w:rPr>
              <w:t>S</w:t>
            </w:r>
            <w:r w:rsidRPr="00E06955">
              <w:rPr>
                <w:b/>
                <w:highlight w:val="yellow"/>
                <w:lang w:eastAsia="en-US" w:bidi="en-US"/>
                <w:rPrChange w:id="213" w:author="Davide Milizia" w:date="2026-10-14T18:18:00Z" w16du:dateUtc="2026-10-14T16:18:00Z">
                  <w:rPr>
                    <w:b/>
                    <w:lang w:eastAsia="en-US" w:bidi="en-US"/>
                  </w:rPr>
                </w:rPrChange>
              </w:rPr>
              <w:t>.G. Impianti di Signorino Giuseppe</w:t>
            </w:r>
          </w:p>
          <w:p w14:paraId="5A299A53" w14:textId="77777777" w:rsidR="007A7C39" w:rsidRPr="008E0244" w:rsidRDefault="007A7C39" w:rsidP="007A7C39">
            <w:pPr>
              <w:widowControl w:val="0"/>
              <w:suppressAutoHyphens w:val="0"/>
              <w:autoSpaceDE w:val="0"/>
              <w:autoSpaceDN w:val="0"/>
              <w:adjustRightInd w:val="0"/>
              <w:spacing w:after="120" w:line="288" w:lineRule="auto"/>
              <w:contextualSpacing/>
              <w:jc w:val="both"/>
              <w:rPr>
                <w:lang w:eastAsia="en-US" w:bidi="en-US"/>
              </w:rPr>
            </w:pPr>
          </w:p>
          <w:p w14:paraId="0912394C" w14:textId="77777777" w:rsidR="001B2D5B" w:rsidRPr="008E0244" w:rsidRDefault="001B2D5B" w:rsidP="007A7C39">
            <w:pPr>
              <w:widowControl w:val="0"/>
              <w:suppressAutoHyphens w:val="0"/>
              <w:autoSpaceDE w:val="0"/>
              <w:autoSpaceDN w:val="0"/>
              <w:adjustRightInd w:val="0"/>
              <w:spacing w:after="120" w:line="288" w:lineRule="auto"/>
              <w:contextualSpacing/>
              <w:jc w:val="both"/>
              <w:rPr>
                <w:lang w:eastAsia="en-US" w:bidi="en-US"/>
              </w:rPr>
            </w:pPr>
          </w:p>
          <w:p w14:paraId="1B2CD59B" w14:textId="77777777" w:rsidR="007A7C39" w:rsidRPr="008E0244" w:rsidRDefault="007A7C39" w:rsidP="007A7C39">
            <w:pPr>
              <w:widowControl w:val="0"/>
              <w:suppressAutoHyphens w:val="0"/>
              <w:autoSpaceDE w:val="0"/>
              <w:autoSpaceDN w:val="0"/>
              <w:adjustRightInd w:val="0"/>
              <w:spacing w:after="120" w:line="288" w:lineRule="auto"/>
              <w:contextualSpacing/>
              <w:jc w:val="both"/>
              <w:rPr>
                <w:lang w:eastAsia="en-US" w:bidi="en-US"/>
              </w:rPr>
            </w:pPr>
            <w:r w:rsidRPr="008E0244">
              <w:rPr>
                <w:lang w:eastAsia="en-US" w:bidi="en-US"/>
              </w:rPr>
              <w:lastRenderedPageBreak/>
              <w:t>_________________________</w:t>
            </w:r>
          </w:p>
          <w:p w14:paraId="220B493E" w14:textId="77777777" w:rsidR="002B2AAC" w:rsidRDefault="002B2AAC" w:rsidP="007A7C39">
            <w:pPr>
              <w:widowControl w:val="0"/>
              <w:suppressAutoHyphens w:val="0"/>
              <w:autoSpaceDE w:val="0"/>
              <w:autoSpaceDN w:val="0"/>
              <w:adjustRightInd w:val="0"/>
              <w:spacing w:after="120" w:line="288" w:lineRule="auto"/>
              <w:contextualSpacing/>
              <w:jc w:val="both"/>
            </w:pPr>
            <w:r w:rsidRPr="002B2AAC">
              <w:t>Il Legale Rappresentante</w:t>
            </w:r>
          </w:p>
          <w:p w14:paraId="26059043" w14:textId="02432191" w:rsidR="007A7C39" w:rsidRPr="008E0244" w:rsidRDefault="002B2AAC" w:rsidP="007A7C39">
            <w:pPr>
              <w:widowControl w:val="0"/>
              <w:suppressAutoHyphens w:val="0"/>
              <w:autoSpaceDE w:val="0"/>
              <w:autoSpaceDN w:val="0"/>
              <w:adjustRightInd w:val="0"/>
              <w:spacing w:after="120" w:line="288" w:lineRule="auto"/>
              <w:contextualSpacing/>
              <w:jc w:val="both"/>
              <w:rPr>
                <w:lang w:eastAsia="en-US" w:bidi="en-US"/>
              </w:rPr>
            </w:pPr>
            <w:r w:rsidRPr="00E06955">
              <w:rPr>
                <w:highlight w:val="yellow"/>
                <w:lang w:eastAsia="en-US" w:bidi="en-US"/>
                <w:rPrChange w:id="214" w:author="Davide Milizia" w:date="2026-10-14T18:19:00Z" w16du:dateUtc="2026-10-14T16:19:00Z">
                  <w:rPr>
                    <w:lang w:eastAsia="en-US" w:bidi="en-US"/>
                  </w:rPr>
                </w:rPrChange>
              </w:rPr>
              <w:t>Giuseppe Signorino</w:t>
            </w:r>
          </w:p>
        </w:tc>
      </w:tr>
    </w:tbl>
    <w:p w14:paraId="3D8E9E86" w14:textId="77777777" w:rsidR="0056615D" w:rsidRPr="00394195" w:rsidRDefault="0056615D" w:rsidP="00394195">
      <w:pPr>
        <w:spacing w:after="120" w:line="312" w:lineRule="auto"/>
      </w:pPr>
    </w:p>
    <w:sectPr w:rsidR="0056615D" w:rsidRPr="00394195" w:rsidSect="00117C49">
      <w:footerReference w:type="default" r:id="rId13"/>
      <w:pgSz w:w="11906" w:h="16838"/>
      <w:pgMar w:top="2410" w:right="1133" w:bottom="1560" w:left="1134" w:header="709" w:footer="331" w:gutter="0"/>
      <w:cols w:space="708"/>
      <w:docGrid w:linePitch="54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2" w:author="Marisa Scollo" w:date="2022-01-07T11:01:00Z" w:initials="MS">
    <w:p w14:paraId="23643E7E" w14:textId="4F6CDE36" w:rsidR="00DD755B" w:rsidRDefault="00DD755B">
      <w:pPr>
        <w:pStyle w:val="Testocommento"/>
      </w:pPr>
      <w:r>
        <w:rPr>
          <w:rStyle w:val="Rimandocommento"/>
        </w:rPr>
        <w:annotationRef/>
      </w:r>
      <w:r w:rsidR="008D728C">
        <w:t>P</w:t>
      </w:r>
      <w:r>
        <w:t>ersonalizzare</w:t>
      </w:r>
      <w:r w:rsidR="008D728C">
        <w:t xml:space="preserve"> secondo accordi</w:t>
      </w:r>
    </w:p>
  </w:comment>
  <w:comment w:id="193" w:author="Marisa Scollo" w:date="2023-11-08T15:03:00Z" w:initials="MS">
    <w:p w14:paraId="5F482D50" w14:textId="35D85ED9" w:rsidR="008D728C" w:rsidRDefault="008D728C">
      <w:pPr>
        <w:pStyle w:val="Testocommento"/>
      </w:pPr>
      <w:r>
        <w:rPr>
          <w:rStyle w:val="Rimandocommento"/>
        </w:rPr>
        <w:annotationRef/>
      </w:r>
      <w:r>
        <w:t>va modificata la data</w:t>
      </w:r>
      <w:r w:rsidR="00444BB7">
        <w:t xml:space="preserve"> con quella della sottoscrizione.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643E7E" w15:done="0"/>
  <w15:commentEx w15:paraId="5F482D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F01EA" w16cex:dateUtc="2023-11-08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643E7E" w16cid:durableId="392AEFE4"/>
  <w16cid:commentId w16cid:paraId="5F482D50" w16cid:durableId="2ACF01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CF24" w14:textId="77777777" w:rsidR="00D3746D" w:rsidRDefault="00D3746D">
      <w:r>
        <w:separator/>
      </w:r>
    </w:p>
  </w:endnote>
  <w:endnote w:type="continuationSeparator" w:id="0">
    <w:p w14:paraId="6102D4A3" w14:textId="77777777" w:rsidR="00D3746D" w:rsidRDefault="00D3746D">
      <w:r>
        <w:continuationSeparator/>
      </w:r>
    </w:p>
  </w:endnote>
  <w:endnote w:type="continuationNotice" w:id="1">
    <w:p w14:paraId="6DC92ACA" w14:textId="77777777" w:rsidR="00D3746D" w:rsidRDefault="00D374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dot">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oefler Text">
    <w:altName w:val="Times New Roman"/>
    <w:charset w:val="00"/>
    <w:family w:val="roman"/>
    <w:pitch w:val="default"/>
  </w:font>
  <w:font w:name="Baskerville">
    <w:altName w:val="Times New Roman"/>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ndale Sans UI">
    <w:altName w:val="Times New Roman"/>
    <w:charset w:val="00"/>
    <w:family w:val="auto"/>
    <w:pitch w:val="variable"/>
  </w:font>
  <w:font w:name="ヒラギノ角ゴ Pro W3">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93B6" w14:textId="77777777" w:rsidR="00AF4DC4" w:rsidRPr="008A1D6B" w:rsidRDefault="00877256" w:rsidP="00C064D8">
    <w:pPr>
      <w:pStyle w:val="Pidipagina"/>
      <w:spacing w:line="0" w:lineRule="atLeast"/>
      <w:ind w:left="-57"/>
      <w:jc w:val="both"/>
      <w:rPr>
        <w:rFonts w:ascii="Calibri" w:hAnsi="Calibri"/>
        <w:sz w:val="22"/>
      </w:rPr>
    </w:pPr>
    <w:r>
      <w:rPr>
        <w:rFonts w:ascii="Helvetica" w:hAnsi="Helvetica"/>
        <w:sz w:val="15"/>
        <w:szCs w:val="15"/>
      </w:rPr>
      <w:tab/>
    </w:r>
    <w:r>
      <w:rPr>
        <w:rFonts w:ascii="Helvetica" w:hAnsi="Helvetica"/>
        <w:sz w:val="15"/>
        <w:szCs w:val="15"/>
      </w:rPr>
      <w:tab/>
    </w:r>
    <w:r>
      <w:rPr>
        <w:rFonts w:ascii="Helvetica" w:hAnsi="Helvetica"/>
        <w:sz w:val="15"/>
        <w:szCs w:val="15"/>
      </w:rPr>
      <w:tab/>
    </w:r>
    <w:r w:rsidRPr="00877256">
      <w:rPr>
        <w:rFonts w:ascii="Calibri" w:hAnsi="Calibri"/>
        <w:sz w:val="20"/>
        <w:szCs w:val="20"/>
      </w:rPr>
      <w:fldChar w:fldCharType="begin"/>
    </w:r>
    <w:r w:rsidRPr="00877256">
      <w:rPr>
        <w:rFonts w:ascii="Calibri" w:hAnsi="Calibri"/>
        <w:sz w:val="20"/>
        <w:szCs w:val="20"/>
      </w:rPr>
      <w:instrText>PAGE   \* MERGEFORMAT</w:instrText>
    </w:r>
    <w:r w:rsidRPr="00877256">
      <w:rPr>
        <w:rFonts w:ascii="Calibri" w:hAnsi="Calibri"/>
        <w:sz w:val="20"/>
        <w:szCs w:val="20"/>
      </w:rPr>
      <w:fldChar w:fldCharType="separate"/>
    </w:r>
    <w:r w:rsidR="002B2AAC">
      <w:rPr>
        <w:rFonts w:ascii="Calibri" w:hAnsi="Calibri"/>
        <w:noProof/>
        <w:sz w:val="20"/>
        <w:szCs w:val="20"/>
      </w:rPr>
      <w:t>20</w:t>
    </w:r>
    <w:r w:rsidRPr="00877256">
      <w:rPr>
        <w:rFonts w:ascii="Calibri" w:hAnsi="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7B9D" w14:textId="77777777" w:rsidR="00D3746D" w:rsidRDefault="00D3746D">
      <w:r>
        <w:separator/>
      </w:r>
    </w:p>
  </w:footnote>
  <w:footnote w:type="continuationSeparator" w:id="0">
    <w:p w14:paraId="619BE6B6" w14:textId="77777777" w:rsidR="00D3746D" w:rsidRDefault="00D3746D">
      <w:r>
        <w:continuationSeparator/>
      </w:r>
    </w:p>
  </w:footnote>
  <w:footnote w:type="continuationNotice" w:id="1">
    <w:p w14:paraId="47713530" w14:textId="77777777" w:rsidR="00D3746D" w:rsidRDefault="00D374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3"/>
      <w:numFmt w:val="decimal"/>
      <w:lvlText w:val="%1."/>
      <w:lvlJc w:val="left"/>
      <w:pPr>
        <w:tabs>
          <w:tab w:val="num" w:pos="705"/>
        </w:tabs>
        <w:ind w:left="705" w:hanging="705"/>
      </w:pPr>
    </w:lvl>
    <w:lvl w:ilvl="1">
      <w:start w:val="2"/>
      <w:numFmt w:val="decimal"/>
      <w:lvlText w:val="%1.%2."/>
      <w:lvlJc w:val="left"/>
      <w:pPr>
        <w:tabs>
          <w:tab w:val="num" w:pos="705"/>
        </w:tabs>
        <w:ind w:left="705" w:hanging="705"/>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3"/>
    <w:multiLevelType w:val="multilevel"/>
    <w:tmpl w:val="00000003"/>
    <w:name w:val="WW8Num3"/>
    <w:lvl w:ilvl="0">
      <w:start w:val="3"/>
      <w:numFmt w:val="decimal"/>
      <w:lvlText w:val="%1."/>
      <w:lvlJc w:val="left"/>
      <w:pPr>
        <w:tabs>
          <w:tab w:val="num" w:pos="705"/>
        </w:tabs>
        <w:ind w:left="705" w:hanging="705"/>
      </w:pPr>
    </w:lvl>
    <w:lvl w:ilvl="1">
      <w:start w:val="1"/>
      <w:numFmt w:val="decimal"/>
      <w:lvlText w:val="%1.%2."/>
      <w:lvlJc w:val="left"/>
      <w:pPr>
        <w:tabs>
          <w:tab w:val="num" w:pos="705"/>
        </w:tabs>
        <w:ind w:left="705" w:hanging="705"/>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4"/>
    <w:multiLevelType w:val="singleLevel"/>
    <w:tmpl w:val="00000004"/>
    <w:name w:val="WW8Num4"/>
    <w:lvl w:ilvl="0">
      <w:start w:val="1"/>
      <w:numFmt w:val="lowerRoman"/>
      <w:lvlText w:val="(%1)"/>
      <w:lvlJc w:val="left"/>
      <w:pPr>
        <w:tabs>
          <w:tab w:val="num" w:pos="0"/>
        </w:tabs>
        <w:ind w:left="1080" w:hanging="720"/>
      </w:pPr>
    </w:lvl>
  </w:abstractNum>
  <w:abstractNum w:abstractNumId="3" w15:restartNumberingAfterBreak="0">
    <w:nsid w:val="00000005"/>
    <w:multiLevelType w:val="singleLevel"/>
    <w:tmpl w:val="00000005"/>
    <w:name w:val="WW8Num5"/>
    <w:lvl w:ilvl="0">
      <w:start w:val="3"/>
      <w:numFmt w:val="bullet"/>
      <w:lvlText w:val=""/>
      <w:lvlJc w:val="left"/>
      <w:pPr>
        <w:tabs>
          <w:tab w:val="num" w:pos="0"/>
        </w:tabs>
        <w:ind w:left="720" w:hanging="360"/>
      </w:pPr>
      <w:rPr>
        <w:rFonts w:ascii="Symbol" w:hAnsi="Symbol"/>
      </w:rPr>
    </w:lvl>
  </w:abstractNum>
  <w:abstractNum w:abstractNumId="4" w15:restartNumberingAfterBreak="0">
    <w:nsid w:val="00000006"/>
    <w:multiLevelType w:val="singleLevel"/>
    <w:tmpl w:val="00000006"/>
    <w:name w:val="WW8Num6"/>
    <w:lvl w:ilvl="0">
      <w:start w:val="1"/>
      <w:numFmt w:val="lowerLetter"/>
      <w:lvlText w:val="%1)"/>
      <w:lvlJc w:val="left"/>
      <w:pPr>
        <w:tabs>
          <w:tab w:val="num" w:pos="720"/>
        </w:tabs>
        <w:ind w:left="720" w:hanging="360"/>
      </w:pPr>
    </w:lvl>
  </w:abstractNum>
  <w:abstractNum w:abstractNumId="5" w15:restartNumberingAfterBreak="0">
    <w:nsid w:val="03DF37CA"/>
    <w:multiLevelType w:val="hybridMultilevel"/>
    <w:tmpl w:val="23247186"/>
    <w:lvl w:ilvl="0" w:tplc="EA205D34">
      <w:numFmt w:val="bullet"/>
      <w:lvlText w:val="-"/>
      <w:lvlJc w:val="left"/>
      <w:pPr>
        <w:ind w:left="924" w:hanging="360"/>
      </w:pPr>
      <w:rPr>
        <w:rFonts w:ascii="Arial" w:eastAsia="Times New Roman" w:hAnsi="Arial" w:cs="Arial" w:hint="default"/>
      </w:rPr>
    </w:lvl>
    <w:lvl w:ilvl="1" w:tplc="04100003" w:tentative="1">
      <w:start w:val="1"/>
      <w:numFmt w:val="bullet"/>
      <w:lvlText w:val="o"/>
      <w:lvlJc w:val="left"/>
      <w:pPr>
        <w:ind w:left="1644" w:hanging="360"/>
      </w:pPr>
      <w:rPr>
        <w:rFonts w:ascii="Courier New" w:hAnsi="Courier New" w:cs="Courier New" w:hint="default"/>
      </w:rPr>
    </w:lvl>
    <w:lvl w:ilvl="2" w:tplc="04100005" w:tentative="1">
      <w:start w:val="1"/>
      <w:numFmt w:val="bullet"/>
      <w:lvlText w:val=""/>
      <w:lvlJc w:val="left"/>
      <w:pPr>
        <w:ind w:left="2364" w:hanging="360"/>
      </w:pPr>
      <w:rPr>
        <w:rFonts w:ascii="Wingdings" w:hAnsi="Wingdings" w:hint="default"/>
      </w:rPr>
    </w:lvl>
    <w:lvl w:ilvl="3" w:tplc="04100001" w:tentative="1">
      <w:start w:val="1"/>
      <w:numFmt w:val="bullet"/>
      <w:lvlText w:val=""/>
      <w:lvlJc w:val="left"/>
      <w:pPr>
        <w:ind w:left="3084" w:hanging="360"/>
      </w:pPr>
      <w:rPr>
        <w:rFonts w:ascii="Symbol" w:hAnsi="Symbol" w:hint="default"/>
      </w:rPr>
    </w:lvl>
    <w:lvl w:ilvl="4" w:tplc="04100003" w:tentative="1">
      <w:start w:val="1"/>
      <w:numFmt w:val="bullet"/>
      <w:lvlText w:val="o"/>
      <w:lvlJc w:val="left"/>
      <w:pPr>
        <w:ind w:left="3804" w:hanging="360"/>
      </w:pPr>
      <w:rPr>
        <w:rFonts w:ascii="Courier New" w:hAnsi="Courier New" w:cs="Courier New" w:hint="default"/>
      </w:rPr>
    </w:lvl>
    <w:lvl w:ilvl="5" w:tplc="04100005" w:tentative="1">
      <w:start w:val="1"/>
      <w:numFmt w:val="bullet"/>
      <w:lvlText w:val=""/>
      <w:lvlJc w:val="left"/>
      <w:pPr>
        <w:ind w:left="4524" w:hanging="360"/>
      </w:pPr>
      <w:rPr>
        <w:rFonts w:ascii="Wingdings" w:hAnsi="Wingdings" w:hint="default"/>
      </w:rPr>
    </w:lvl>
    <w:lvl w:ilvl="6" w:tplc="04100001" w:tentative="1">
      <w:start w:val="1"/>
      <w:numFmt w:val="bullet"/>
      <w:lvlText w:val=""/>
      <w:lvlJc w:val="left"/>
      <w:pPr>
        <w:ind w:left="5244" w:hanging="360"/>
      </w:pPr>
      <w:rPr>
        <w:rFonts w:ascii="Symbol" w:hAnsi="Symbol" w:hint="default"/>
      </w:rPr>
    </w:lvl>
    <w:lvl w:ilvl="7" w:tplc="04100003" w:tentative="1">
      <w:start w:val="1"/>
      <w:numFmt w:val="bullet"/>
      <w:lvlText w:val="o"/>
      <w:lvlJc w:val="left"/>
      <w:pPr>
        <w:ind w:left="5964" w:hanging="360"/>
      </w:pPr>
      <w:rPr>
        <w:rFonts w:ascii="Courier New" w:hAnsi="Courier New" w:cs="Courier New" w:hint="default"/>
      </w:rPr>
    </w:lvl>
    <w:lvl w:ilvl="8" w:tplc="04100005" w:tentative="1">
      <w:start w:val="1"/>
      <w:numFmt w:val="bullet"/>
      <w:lvlText w:val=""/>
      <w:lvlJc w:val="left"/>
      <w:pPr>
        <w:ind w:left="6684" w:hanging="360"/>
      </w:pPr>
      <w:rPr>
        <w:rFonts w:ascii="Wingdings" w:hAnsi="Wingdings" w:hint="default"/>
      </w:rPr>
    </w:lvl>
  </w:abstractNum>
  <w:abstractNum w:abstractNumId="6" w15:restartNumberingAfterBreak="0">
    <w:nsid w:val="05A9429F"/>
    <w:multiLevelType w:val="hybridMultilevel"/>
    <w:tmpl w:val="9E6865DC"/>
    <w:lvl w:ilvl="0" w:tplc="8A9E56FA">
      <w:start w:val="1"/>
      <w:numFmt w:val="decimal"/>
      <w:lvlText w:val="2.%1"/>
      <w:lvlJc w:val="left"/>
      <w:pPr>
        <w:ind w:left="720" w:hanging="360"/>
      </w:pPr>
      <w:rPr>
        <w:rFonts w:hint="default"/>
      </w:rPr>
    </w:lvl>
    <w:lvl w:ilvl="1" w:tplc="073AB81A">
      <w:start w:val="1"/>
      <w:numFmt w:val="lowerRoman"/>
      <w:lvlText w:val="(%2)"/>
      <w:lvlJc w:val="left"/>
      <w:pPr>
        <w:ind w:left="1800" w:hanging="72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72A779A"/>
    <w:multiLevelType w:val="hybridMultilevel"/>
    <w:tmpl w:val="B792FEE4"/>
    <w:lvl w:ilvl="0" w:tplc="8D92821A">
      <w:start w:val="1"/>
      <w:numFmt w:val="lowerLetter"/>
      <w:lvlText w:val="%1)"/>
      <w:lvlJc w:val="left"/>
      <w:pPr>
        <w:tabs>
          <w:tab w:val="num" w:pos="1065"/>
        </w:tabs>
        <w:ind w:left="1065" w:hanging="705"/>
      </w:pPr>
      <w:rPr>
        <w:rFonts w:cs="Times New Roman" w:hint="default"/>
      </w:r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0A5F1E10"/>
    <w:multiLevelType w:val="hybridMultilevel"/>
    <w:tmpl w:val="DF86C872"/>
    <w:lvl w:ilvl="0" w:tplc="584251B4">
      <w:start w:val="1"/>
      <w:numFmt w:val="decimal"/>
      <w:lvlText w:val="11.%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0DBA4AF6"/>
    <w:multiLevelType w:val="hybridMultilevel"/>
    <w:tmpl w:val="00C276A8"/>
    <w:lvl w:ilvl="0" w:tplc="00982F18">
      <w:start w:val="1"/>
      <w:numFmt w:val="decimal"/>
      <w:lvlText w:val="12.%1"/>
      <w:lvlJc w:val="left"/>
      <w:pPr>
        <w:ind w:left="720" w:hanging="360"/>
      </w:pPr>
      <w:rPr>
        <w:rFonts w:hint="default"/>
      </w:rPr>
    </w:lvl>
    <w:lvl w:ilvl="1" w:tplc="4A284862">
      <w:start w:val="12"/>
      <w:numFmt w:val="bullet"/>
      <w:lvlText w:val="-"/>
      <w:lvlJc w:val="left"/>
      <w:pPr>
        <w:ind w:left="1440" w:hanging="360"/>
      </w:pPr>
      <w:rPr>
        <w:rFonts w:ascii="Arial" w:eastAsia="Times New Roman" w:hAnsi="Arial" w:cs="Aria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0E574B1C"/>
    <w:multiLevelType w:val="hybridMultilevel"/>
    <w:tmpl w:val="7DE2C6B6"/>
    <w:lvl w:ilvl="0" w:tplc="C8422A36">
      <w:start w:val="1"/>
      <w:numFmt w:val="decimal"/>
      <w:lvlText w:val="10.%1"/>
      <w:lvlJc w:val="left"/>
      <w:pPr>
        <w:ind w:left="720" w:hanging="360"/>
      </w:pPr>
      <w:rPr>
        <w:rFonts w:hint="default"/>
        <w:i w:val="0"/>
        <w:sz w:val="24"/>
        <w:szCs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F0432F3"/>
    <w:multiLevelType w:val="hybridMultilevel"/>
    <w:tmpl w:val="A082153A"/>
    <w:lvl w:ilvl="0" w:tplc="04100015">
      <w:start w:val="1"/>
      <w:numFmt w:val="upperLetter"/>
      <w:lvlText w:val="%1."/>
      <w:lvlJc w:val="left"/>
      <w:pPr>
        <w:tabs>
          <w:tab w:val="num" w:pos="720"/>
        </w:tabs>
        <w:ind w:left="720" w:hanging="360"/>
      </w:pPr>
      <w:rPr>
        <w:rFonts w:hint="default"/>
      </w:rPr>
    </w:lvl>
    <w:lvl w:ilvl="1" w:tplc="00190410" w:tentative="1">
      <w:start w:val="1"/>
      <w:numFmt w:val="lowerLetter"/>
      <w:lvlText w:val="%2."/>
      <w:lvlJc w:val="left"/>
      <w:pPr>
        <w:tabs>
          <w:tab w:val="num" w:pos="1440"/>
        </w:tabs>
        <w:ind w:left="1440" w:hanging="360"/>
      </w:pPr>
      <w:rPr>
        <w:rFonts w:cs="Times New Roman"/>
      </w:rPr>
    </w:lvl>
    <w:lvl w:ilvl="2" w:tplc="001B0410" w:tentative="1">
      <w:start w:val="1"/>
      <w:numFmt w:val="lowerRoman"/>
      <w:lvlText w:val="%3."/>
      <w:lvlJc w:val="right"/>
      <w:pPr>
        <w:tabs>
          <w:tab w:val="num" w:pos="2160"/>
        </w:tabs>
        <w:ind w:left="2160" w:hanging="180"/>
      </w:pPr>
      <w:rPr>
        <w:rFonts w:cs="Times New Roman"/>
      </w:rPr>
    </w:lvl>
    <w:lvl w:ilvl="3" w:tplc="000F0410" w:tentative="1">
      <w:start w:val="1"/>
      <w:numFmt w:val="decimal"/>
      <w:lvlText w:val="%4."/>
      <w:lvlJc w:val="left"/>
      <w:pPr>
        <w:tabs>
          <w:tab w:val="num" w:pos="2880"/>
        </w:tabs>
        <w:ind w:left="2880" w:hanging="360"/>
      </w:pPr>
      <w:rPr>
        <w:rFonts w:cs="Times New Roman"/>
      </w:rPr>
    </w:lvl>
    <w:lvl w:ilvl="4" w:tplc="00190410" w:tentative="1">
      <w:start w:val="1"/>
      <w:numFmt w:val="lowerLetter"/>
      <w:lvlText w:val="%5."/>
      <w:lvlJc w:val="left"/>
      <w:pPr>
        <w:tabs>
          <w:tab w:val="num" w:pos="3600"/>
        </w:tabs>
        <w:ind w:left="3600" w:hanging="360"/>
      </w:pPr>
      <w:rPr>
        <w:rFonts w:cs="Times New Roman"/>
      </w:rPr>
    </w:lvl>
    <w:lvl w:ilvl="5" w:tplc="001B0410" w:tentative="1">
      <w:start w:val="1"/>
      <w:numFmt w:val="lowerRoman"/>
      <w:lvlText w:val="%6."/>
      <w:lvlJc w:val="right"/>
      <w:pPr>
        <w:tabs>
          <w:tab w:val="num" w:pos="4320"/>
        </w:tabs>
        <w:ind w:left="4320" w:hanging="180"/>
      </w:pPr>
      <w:rPr>
        <w:rFonts w:cs="Times New Roman"/>
      </w:rPr>
    </w:lvl>
    <w:lvl w:ilvl="6" w:tplc="000F0410" w:tentative="1">
      <w:start w:val="1"/>
      <w:numFmt w:val="decimal"/>
      <w:lvlText w:val="%7."/>
      <w:lvlJc w:val="left"/>
      <w:pPr>
        <w:tabs>
          <w:tab w:val="num" w:pos="5040"/>
        </w:tabs>
        <w:ind w:left="5040" w:hanging="360"/>
      </w:pPr>
      <w:rPr>
        <w:rFonts w:cs="Times New Roman"/>
      </w:rPr>
    </w:lvl>
    <w:lvl w:ilvl="7" w:tplc="00190410" w:tentative="1">
      <w:start w:val="1"/>
      <w:numFmt w:val="lowerLetter"/>
      <w:lvlText w:val="%8."/>
      <w:lvlJc w:val="left"/>
      <w:pPr>
        <w:tabs>
          <w:tab w:val="num" w:pos="5760"/>
        </w:tabs>
        <w:ind w:left="5760" w:hanging="360"/>
      </w:pPr>
      <w:rPr>
        <w:rFonts w:cs="Times New Roman"/>
      </w:rPr>
    </w:lvl>
    <w:lvl w:ilvl="8" w:tplc="001B0410" w:tentative="1">
      <w:start w:val="1"/>
      <w:numFmt w:val="lowerRoman"/>
      <w:lvlText w:val="%9."/>
      <w:lvlJc w:val="right"/>
      <w:pPr>
        <w:tabs>
          <w:tab w:val="num" w:pos="6480"/>
        </w:tabs>
        <w:ind w:left="6480" w:hanging="180"/>
      </w:pPr>
      <w:rPr>
        <w:rFonts w:cs="Times New Roman"/>
      </w:rPr>
    </w:lvl>
  </w:abstractNum>
  <w:abstractNum w:abstractNumId="12" w15:restartNumberingAfterBreak="0">
    <w:nsid w:val="168361FD"/>
    <w:multiLevelType w:val="hybridMultilevel"/>
    <w:tmpl w:val="50786D5C"/>
    <w:lvl w:ilvl="0" w:tplc="04100017">
      <w:start w:val="1"/>
      <w:numFmt w:val="low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9EA5A97"/>
    <w:multiLevelType w:val="hybridMultilevel"/>
    <w:tmpl w:val="1EE22076"/>
    <w:lvl w:ilvl="0" w:tplc="E12617EE">
      <w:start w:val="1"/>
      <w:numFmt w:val="decimal"/>
      <w:lvlText w:val="9.%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1BA8296A"/>
    <w:multiLevelType w:val="hybridMultilevel"/>
    <w:tmpl w:val="EAAECB8E"/>
    <w:lvl w:ilvl="0" w:tplc="0410000F">
      <w:start w:val="1"/>
      <w:numFmt w:val="decimal"/>
      <w:lvlText w:val="%1."/>
      <w:lvlJc w:val="left"/>
      <w:pPr>
        <w:ind w:left="1284" w:hanging="360"/>
      </w:pPr>
    </w:lvl>
    <w:lvl w:ilvl="1" w:tplc="04100019" w:tentative="1">
      <w:start w:val="1"/>
      <w:numFmt w:val="lowerLetter"/>
      <w:lvlText w:val="%2."/>
      <w:lvlJc w:val="left"/>
      <w:pPr>
        <w:ind w:left="2004" w:hanging="360"/>
      </w:pPr>
    </w:lvl>
    <w:lvl w:ilvl="2" w:tplc="0410001B" w:tentative="1">
      <w:start w:val="1"/>
      <w:numFmt w:val="lowerRoman"/>
      <w:lvlText w:val="%3."/>
      <w:lvlJc w:val="right"/>
      <w:pPr>
        <w:ind w:left="2724" w:hanging="180"/>
      </w:pPr>
    </w:lvl>
    <w:lvl w:ilvl="3" w:tplc="0410000F" w:tentative="1">
      <w:start w:val="1"/>
      <w:numFmt w:val="decimal"/>
      <w:lvlText w:val="%4."/>
      <w:lvlJc w:val="left"/>
      <w:pPr>
        <w:ind w:left="3444" w:hanging="360"/>
      </w:pPr>
    </w:lvl>
    <w:lvl w:ilvl="4" w:tplc="04100019" w:tentative="1">
      <w:start w:val="1"/>
      <w:numFmt w:val="lowerLetter"/>
      <w:lvlText w:val="%5."/>
      <w:lvlJc w:val="left"/>
      <w:pPr>
        <w:ind w:left="4164" w:hanging="360"/>
      </w:pPr>
    </w:lvl>
    <w:lvl w:ilvl="5" w:tplc="0410001B" w:tentative="1">
      <w:start w:val="1"/>
      <w:numFmt w:val="lowerRoman"/>
      <w:lvlText w:val="%6."/>
      <w:lvlJc w:val="right"/>
      <w:pPr>
        <w:ind w:left="4884" w:hanging="180"/>
      </w:pPr>
    </w:lvl>
    <w:lvl w:ilvl="6" w:tplc="0410000F" w:tentative="1">
      <w:start w:val="1"/>
      <w:numFmt w:val="decimal"/>
      <w:lvlText w:val="%7."/>
      <w:lvlJc w:val="left"/>
      <w:pPr>
        <w:ind w:left="5604" w:hanging="360"/>
      </w:pPr>
    </w:lvl>
    <w:lvl w:ilvl="7" w:tplc="04100019" w:tentative="1">
      <w:start w:val="1"/>
      <w:numFmt w:val="lowerLetter"/>
      <w:lvlText w:val="%8."/>
      <w:lvlJc w:val="left"/>
      <w:pPr>
        <w:ind w:left="6324" w:hanging="360"/>
      </w:pPr>
    </w:lvl>
    <w:lvl w:ilvl="8" w:tplc="0410001B" w:tentative="1">
      <w:start w:val="1"/>
      <w:numFmt w:val="lowerRoman"/>
      <w:lvlText w:val="%9."/>
      <w:lvlJc w:val="right"/>
      <w:pPr>
        <w:ind w:left="7044" w:hanging="180"/>
      </w:pPr>
    </w:lvl>
  </w:abstractNum>
  <w:abstractNum w:abstractNumId="15" w15:restartNumberingAfterBreak="0">
    <w:nsid w:val="1DF5672B"/>
    <w:multiLevelType w:val="hybridMultilevel"/>
    <w:tmpl w:val="5E7654D0"/>
    <w:lvl w:ilvl="0" w:tplc="3CA85ADE">
      <w:numFmt w:val="bullet"/>
      <w:lvlText w:val="–"/>
      <w:lvlJc w:val="left"/>
      <w:pPr>
        <w:ind w:left="924" w:hanging="360"/>
      </w:pPr>
      <w:rPr>
        <w:rFonts w:ascii="Arial" w:eastAsia="Times New Roman" w:hAnsi="Arial" w:cs="Arial" w:hint="default"/>
      </w:rPr>
    </w:lvl>
    <w:lvl w:ilvl="1" w:tplc="04100003" w:tentative="1">
      <w:start w:val="1"/>
      <w:numFmt w:val="bullet"/>
      <w:lvlText w:val="o"/>
      <w:lvlJc w:val="left"/>
      <w:pPr>
        <w:ind w:left="1644" w:hanging="360"/>
      </w:pPr>
      <w:rPr>
        <w:rFonts w:ascii="Courier New" w:hAnsi="Courier New" w:cs="Courier New" w:hint="default"/>
      </w:rPr>
    </w:lvl>
    <w:lvl w:ilvl="2" w:tplc="04100005" w:tentative="1">
      <w:start w:val="1"/>
      <w:numFmt w:val="bullet"/>
      <w:lvlText w:val=""/>
      <w:lvlJc w:val="left"/>
      <w:pPr>
        <w:ind w:left="2364" w:hanging="360"/>
      </w:pPr>
      <w:rPr>
        <w:rFonts w:ascii="Wingdings" w:hAnsi="Wingdings" w:hint="default"/>
      </w:rPr>
    </w:lvl>
    <w:lvl w:ilvl="3" w:tplc="04100001" w:tentative="1">
      <w:start w:val="1"/>
      <w:numFmt w:val="bullet"/>
      <w:lvlText w:val=""/>
      <w:lvlJc w:val="left"/>
      <w:pPr>
        <w:ind w:left="3084" w:hanging="360"/>
      </w:pPr>
      <w:rPr>
        <w:rFonts w:ascii="Symbol" w:hAnsi="Symbol" w:hint="default"/>
      </w:rPr>
    </w:lvl>
    <w:lvl w:ilvl="4" w:tplc="04100003" w:tentative="1">
      <w:start w:val="1"/>
      <w:numFmt w:val="bullet"/>
      <w:lvlText w:val="o"/>
      <w:lvlJc w:val="left"/>
      <w:pPr>
        <w:ind w:left="3804" w:hanging="360"/>
      </w:pPr>
      <w:rPr>
        <w:rFonts w:ascii="Courier New" w:hAnsi="Courier New" w:cs="Courier New" w:hint="default"/>
      </w:rPr>
    </w:lvl>
    <w:lvl w:ilvl="5" w:tplc="04100005" w:tentative="1">
      <w:start w:val="1"/>
      <w:numFmt w:val="bullet"/>
      <w:lvlText w:val=""/>
      <w:lvlJc w:val="left"/>
      <w:pPr>
        <w:ind w:left="4524" w:hanging="360"/>
      </w:pPr>
      <w:rPr>
        <w:rFonts w:ascii="Wingdings" w:hAnsi="Wingdings" w:hint="default"/>
      </w:rPr>
    </w:lvl>
    <w:lvl w:ilvl="6" w:tplc="04100001" w:tentative="1">
      <w:start w:val="1"/>
      <w:numFmt w:val="bullet"/>
      <w:lvlText w:val=""/>
      <w:lvlJc w:val="left"/>
      <w:pPr>
        <w:ind w:left="5244" w:hanging="360"/>
      </w:pPr>
      <w:rPr>
        <w:rFonts w:ascii="Symbol" w:hAnsi="Symbol" w:hint="default"/>
      </w:rPr>
    </w:lvl>
    <w:lvl w:ilvl="7" w:tplc="04100003" w:tentative="1">
      <w:start w:val="1"/>
      <w:numFmt w:val="bullet"/>
      <w:lvlText w:val="o"/>
      <w:lvlJc w:val="left"/>
      <w:pPr>
        <w:ind w:left="5964" w:hanging="360"/>
      </w:pPr>
      <w:rPr>
        <w:rFonts w:ascii="Courier New" w:hAnsi="Courier New" w:cs="Courier New" w:hint="default"/>
      </w:rPr>
    </w:lvl>
    <w:lvl w:ilvl="8" w:tplc="04100005" w:tentative="1">
      <w:start w:val="1"/>
      <w:numFmt w:val="bullet"/>
      <w:lvlText w:val=""/>
      <w:lvlJc w:val="left"/>
      <w:pPr>
        <w:ind w:left="6684" w:hanging="360"/>
      </w:pPr>
      <w:rPr>
        <w:rFonts w:ascii="Wingdings" w:hAnsi="Wingdings" w:hint="default"/>
      </w:rPr>
    </w:lvl>
  </w:abstractNum>
  <w:abstractNum w:abstractNumId="16" w15:restartNumberingAfterBreak="0">
    <w:nsid w:val="1E474FB8"/>
    <w:multiLevelType w:val="hybridMultilevel"/>
    <w:tmpl w:val="9A960572"/>
    <w:lvl w:ilvl="0" w:tplc="483817AC">
      <w:start w:val="1"/>
      <w:numFmt w:val="decimal"/>
      <w:lvlText w:val="9.%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68E59C7"/>
    <w:multiLevelType w:val="multilevel"/>
    <w:tmpl w:val="A85EC47C"/>
    <w:lvl w:ilvl="0">
      <w:start w:val="1"/>
      <w:numFmt w:val="lowerRoman"/>
      <w:lvlText w:val="(i)%1"/>
      <w:lvlJc w:val="left"/>
      <w:pPr>
        <w:ind w:left="360" w:hanging="360"/>
      </w:pPr>
      <w:rPr>
        <w:rFonts w:hint="default"/>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2023D2"/>
    <w:multiLevelType w:val="hybridMultilevel"/>
    <w:tmpl w:val="EBBC36DE"/>
    <w:lvl w:ilvl="0" w:tplc="573C289E">
      <w:start w:val="1"/>
      <w:numFmt w:val="decimal"/>
      <w:lvlText w:val="7.%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28EB66FC"/>
    <w:multiLevelType w:val="hybridMultilevel"/>
    <w:tmpl w:val="F46C9D42"/>
    <w:lvl w:ilvl="0" w:tplc="8A12780C">
      <w:start w:val="1"/>
      <w:numFmt w:val="decimal"/>
      <w:lvlText w:val="3.%1"/>
      <w:lvlJc w:val="left"/>
      <w:pPr>
        <w:ind w:left="720" w:hanging="360"/>
      </w:pPr>
      <w:rPr>
        <w:rFonts w:hint="default"/>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2B0943DF"/>
    <w:multiLevelType w:val="hybridMultilevel"/>
    <w:tmpl w:val="F230C13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37F44AD8"/>
    <w:multiLevelType w:val="hybridMultilevel"/>
    <w:tmpl w:val="7C1CD858"/>
    <w:lvl w:ilvl="0" w:tplc="64C69E38">
      <w:start w:val="1"/>
      <w:numFmt w:val="upperLetter"/>
      <w:lvlText w:val="%1)"/>
      <w:lvlJc w:val="left"/>
      <w:pPr>
        <w:tabs>
          <w:tab w:val="num" w:pos="720"/>
        </w:tabs>
        <w:ind w:left="720" w:hanging="360"/>
      </w:pPr>
      <w:rPr>
        <w:rFonts w:cs="Times New Roman" w:hint="default"/>
      </w:rPr>
    </w:lvl>
    <w:lvl w:ilvl="1" w:tplc="00190410" w:tentative="1">
      <w:start w:val="1"/>
      <w:numFmt w:val="lowerLetter"/>
      <w:lvlText w:val="%2."/>
      <w:lvlJc w:val="left"/>
      <w:pPr>
        <w:tabs>
          <w:tab w:val="num" w:pos="1440"/>
        </w:tabs>
        <w:ind w:left="1440" w:hanging="360"/>
      </w:pPr>
      <w:rPr>
        <w:rFonts w:cs="Times New Roman"/>
      </w:rPr>
    </w:lvl>
    <w:lvl w:ilvl="2" w:tplc="001B0410" w:tentative="1">
      <w:start w:val="1"/>
      <w:numFmt w:val="lowerRoman"/>
      <w:lvlText w:val="%3."/>
      <w:lvlJc w:val="right"/>
      <w:pPr>
        <w:tabs>
          <w:tab w:val="num" w:pos="2160"/>
        </w:tabs>
        <w:ind w:left="2160" w:hanging="180"/>
      </w:pPr>
      <w:rPr>
        <w:rFonts w:cs="Times New Roman"/>
      </w:rPr>
    </w:lvl>
    <w:lvl w:ilvl="3" w:tplc="000F0410" w:tentative="1">
      <w:start w:val="1"/>
      <w:numFmt w:val="decimal"/>
      <w:lvlText w:val="%4."/>
      <w:lvlJc w:val="left"/>
      <w:pPr>
        <w:tabs>
          <w:tab w:val="num" w:pos="2880"/>
        </w:tabs>
        <w:ind w:left="2880" w:hanging="360"/>
      </w:pPr>
      <w:rPr>
        <w:rFonts w:cs="Times New Roman"/>
      </w:rPr>
    </w:lvl>
    <w:lvl w:ilvl="4" w:tplc="00190410" w:tentative="1">
      <w:start w:val="1"/>
      <w:numFmt w:val="lowerLetter"/>
      <w:lvlText w:val="%5."/>
      <w:lvlJc w:val="left"/>
      <w:pPr>
        <w:tabs>
          <w:tab w:val="num" w:pos="3600"/>
        </w:tabs>
        <w:ind w:left="3600" w:hanging="360"/>
      </w:pPr>
      <w:rPr>
        <w:rFonts w:cs="Times New Roman"/>
      </w:rPr>
    </w:lvl>
    <w:lvl w:ilvl="5" w:tplc="001B0410" w:tentative="1">
      <w:start w:val="1"/>
      <w:numFmt w:val="lowerRoman"/>
      <w:lvlText w:val="%6."/>
      <w:lvlJc w:val="right"/>
      <w:pPr>
        <w:tabs>
          <w:tab w:val="num" w:pos="4320"/>
        </w:tabs>
        <w:ind w:left="4320" w:hanging="180"/>
      </w:pPr>
      <w:rPr>
        <w:rFonts w:cs="Times New Roman"/>
      </w:rPr>
    </w:lvl>
    <w:lvl w:ilvl="6" w:tplc="000F0410" w:tentative="1">
      <w:start w:val="1"/>
      <w:numFmt w:val="decimal"/>
      <w:lvlText w:val="%7."/>
      <w:lvlJc w:val="left"/>
      <w:pPr>
        <w:tabs>
          <w:tab w:val="num" w:pos="5040"/>
        </w:tabs>
        <w:ind w:left="5040" w:hanging="360"/>
      </w:pPr>
      <w:rPr>
        <w:rFonts w:cs="Times New Roman"/>
      </w:rPr>
    </w:lvl>
    <w:lvl w:ilvl="7" w:tplc="00190410" w:tentative="1">
      <w:start w:val="1"/>
      <w:numFmt w:val="lowerLetter"/>
      <w:lvlText w:val="%8."/>
      <w:lvlJc w:val="left"/>
      <w:pPr>
        <w:tabs>
          <w:tab w:val="num" w:pos="5760"/>
        </w:tabs>
        <w:ind w:left="5760" w:hanging="360"/>
      </w:pPr>
      <w:rPr>
        <w:rFonts w:cs="Times New Roman"/>
      </w:rPr>
    </w:lvl>
    <w:lvl w:ilvl="8" w:tplc="001B0410" w:tentative="1">
      <w:start w:val="1"/>
      <w:numFmt w:val="lowerRoman"/>
      <w:lvlText w:val="%9."/>
      <w:lvlJc w:val="right"/>
      <w:pPr>
        <w:tabs>
          <w:tab w:val="num" w:pos="6480"/>
        </w:tabs>
        <w:ind w:left="6480" w:hanging="180"/>
      </w:pPr>
      <w:rPr>
        <w:rFonts w:cs="Times New Roman"/>
      </w:rPr>
    </w:lvl>
  </w:abstractNum>
  <w:abstractNum w:abstractNumId="22" w15:restartNumberingAfterBreak="0">
    <w:nsid w:val="3C164826"/>
    <w:multiLevelType w:val="multilevel"/>
    <w:tmpl w:val="35E608AA"/>
    <w:lvl w:ilvl="0">
      <w:start w:val="1"/>
      <w:numFmt w:val="decimal"/>
      <w:pStyle w:val="MBLAllegato"/>
      <w:suff w:val="nothing"/>
      <w:lvlText w:val="Allegato %1"/>
      <w:lvlJc w:val="left"/>
      <w:pPr>
        <w:ind w:left="0" w:firstLine="0"/>
      </w:pPr>
      <w:rPr>
        <w:rFonts w:hint="default"/>
        <w:b/>
        <w:i w:val="0"/>
      </w:rPr>
    </w:lvl>
    <w:lvl w:ilvl="1">
      <w:start w:val="1"/>
      <w:numFmt w:val="none"/>
      <w:suff w:val="nothing"/>
      <w:lvlText w:val=""/>
      <w:lvlJc w:val="left"/>
      <w:pPr>
        <w:ind w:left="0" w:firstLine="0"/>
      </w:pPr>
      <w:rPr>
        <w:rFonts w:hint="default"/>
        <w:b/>
        <w:i w:val="0"/>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3D4A10D3"/>
    <w:multiLevelType w:val="hybridMultilevel"/>
    <w:tmpl w:val="CBFE7B38"/>
    <w:lvl w:ilvl="0" w:tplc="B130FCE0">
      <w:start w:val="1"/>
      <w:numFmt w:val="lowerRoman"/>
      <w:lvlText w:val="(%1)"/>
      <w:lvlJc w:val="left"/>
      <w:pPr>
        <w:ind w:left="862" w:hanging="720"/>
      </w:pPr>
      <w:rPr>
        <w:rFonts w:hint="default"/>
      </w:r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4" w15:restartNumberingAfterBreak="0">
    <w:nsid w:val="41F64100"/>
    <w:multiLevelType w:val="hybridMultilevel"/>
    <w:tmpl w:val="CB1A31B2"/>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25" w15:restartNumberingAfterBreak="0">
    <w:nsid w:val="475B3203"/>
    <w:multiLevelType w:val="multilevel"/>
    <w:tmpl w:val="6096DEFC"/>
    <w:lvl w:ilvl="0">
      <w:start w:val="1"/>
      <w:numFmt w:val="none"/>
      <w:pStyle w:val="AODocTxt"/>
      <w:suff w:val="nothing"/>
      <w:lvlText w:val=""/>
      <w:lvlJc w:val="left"/>
      <w:pPr>
        <w:ind w:left="720" w:firstLine="0"/>
      </w:pPr>
    </w:lvl>
    <w:lvl w:ilvl="1">
      <w:start w:val="1"/>
      <w:numFmt w:val="none"/>
      <w:pStyle w:val="AODocTxtL1"/>
      <w:suff w:val="nothing"/>
      <w:lvlText w:val=""/>
      <w:lvlJc w:val="left"/>
      <w:pPr>
        <w:ind w:left="1440" w:firstLine="0"/>
      </w:pPr>
    </w:lvl>
    <w:lvl w:ilvl="2">
      <w:start w:val="1"/>
      <w:numFmt w:val="none"/>
      <w:suff w:val="nothing"/>
      <w:lvlText w:val=""/>
      <w:lvlJc w:val="left"/>
      <w:pPr>
        <w:ind w:left="2160" w:firstLine="0"/>
      </w:pPr>
    </w:lvl>
    <w:lvl w:ilvl="3">
      <w:start w:val="1"/>
      <w:numFmt w:val="none"/>
      <w:suff w:val="nothing"/>
      <w:lvlText w:val=""/>
      <w:lvlJc w:val="left"/>
      <w:pPr>
        <w:ind w:left="2880" w:firstLine="0"/>
      </w:pPr>
    </w:lvl>
    <w:lvl w:ilvl="4">
      <w:start w:val="1"/>
      <w:numFmt w:val="none"/>
      <w:suff w:val="nothing"/>
      <w:lvlText w:val=""/>
      <w:lvlJc w:val="left"/>
      <w:pPr>
        <w:ind w:left="3600" w:firstLine="0"/>
      </w:pPr>
    </w:lvl>
    <w:lvl w:ilvl="5">
      <w:start w:val="1"/>
      <w:numFmt w:val="none"/>
      <w:suff w:val="nothing"/>
      <w:lvlText w:val=""/>
      <w:lvlJc w:val="left"/>
      <w:pPr>
        <w:ind w:left="4320" w:firstLine="0"/>
      </w:pPr>
    </w:lvl>
    <w:lvl w:ilvl="6">
      <w:start w:val="1"/>
      <w:numFmt w:val="none"/>
      <w:suff w:val="nothing"/>
      <w:lvlText w:val=""/>
      <w:lvlJc w:val="left"/>
      <w:pPr>
        <w:ind w:left="5040" w:firstLine="0"/>
      </w:pPr>
    </w:lvl>
    <w:lvl w:ilvl="7">
      <w:start w:val="1"/>
      <w:numFmt w:val="none"/>
      <w:suff w:val="nothing"/>
      <w:lvlText w:val=""/>
      <w:lvlJc w:val="left"/>
      <w:pPr>
        <w:ind w:left="5760" w:firstLine="0"/>
      </w:pPr>
    </w:lvl>
    <w:lvl w:ilvl="8">
      <w:start w:val="1"/>
      <w:numFmt w:val="none"/>
      <w:suff w:val="nothing"/>
      <w:lvlText w:val=""/>
      <w:lvlJc w:val="left"/>
      <w:pPr>
        <w:ind w:left="6480" w:firstLine="0"/>
      </w:pPr>
    </w:lvl>
  </w:abstractNum>
  <w:abstractNum w:abstractNumId="26" w15:restartNumberingAfterBreak="0">
    <w:nsid w:val="4967446A"/>
    <w:multiLevelType w:val="hybridMultilevel"/>
    <w:tmpl w:val="A0987790"/>
    <w:lvl w:ilvl="0" w:tplc="42589AA8">
      <w:numFmt w:val="bullet"/>
      <w:lvlText w:val="–"/>
      <w:lvlJc w:val="left"/>
      <w:pPr>
        <w:ind w:left="924" w:hanging="360"/>
      </w:pPr>
      <w:rPr>
        <w:rFonts w:ascii="Arial" w:eastAsia="Times New Roman" w:hAnsi="Arial" w:cs="Arial" w:hint="default"/>
      </w:rPr>
    </w:lvl>
    <w:lvl w:ilvl="1" w:tplc="04100003" w:tentative="1">
      <w:start w:val="1"/>
      <w:numFmt w:val="bullet"/>
      <w:lvlText w:val="o"/>
      <w:lvlJc w:val="left"/>
      <w:pPr>
        <w:ind w:left="1644" w:hanging="360"/>
      </w:pPr>
      <w:rPr>
        <w:rFonts w:ascii="Courier New" w:hAnsi="Courier New" w:cs="Courier New" w:hint="default"/>
      </w:rPr>
    </w:lvl>
    <w:lvl w:ilvl="2" w:tplc="04100005" w:tentative="1">
      <w:start w:val="1"/>
      <w:numFmt w:val="bullet"/>
      <w:lvlText w:val=""/>
      <w:lvlJc w:val="left"/>
      <w:pPr>
        <w:ind w:left="2364" w:hanging="360"/>
      </w:pPr>
      <w:rPr>
        <w:rFonts w:ascii="Wingdings" w:hAnsi="Wingdings" w:hint="default"/>
      </w:rPr>
    </w:lvl>
    <w:lvl w:ilvl="3" w:tplc="04100001" w:tentative="1">
      <w:start w:val="1"/>
      <w:numFmt w:val="bullet"/>
      <w:lvlText w:val=""/>
      <w:lvlJc w:val="left"/>
      <w:pPr>
        <w:ind w:left="3084" w:hanging="360"/>
      </w:pPr>
      <w:rPr>
        <w:rFonts w:ascii="Symbol" w:hAnsi="Symbol" w:hint="default"/>
      </w:rPr>
    </w:lvl>
    <w:lvl w:ilvl="4" w:tplc="04100003" w:tentative="1">
      <w:start w:val="1"/>
      <w:numFmt w:val="bullet"/>
      <w:lvlText w:val="o"/>
      <w:lvlJc w:val="left"/>
      <w:pPr>
        <w:ind w:left="3804" w:hanging="360"/>
      </w:pPr>
      <w:rPr>
        <w:rFonts w:ascii="Courier New" w:hAnsi="Courier New" w:cs="Courier New" w:hint="default"/>
      </w:rPr>
    </w:lvl>
    <w:lvl w:ilvl="5" w:tplc="04100005" w:tentative="1">
      <w:start w:val="1"/>
      <w:numFmt w:val="bullet"/>
      <w:lvlText w:val=""/>
      <w:lvlJc w:val="left"/>
      <w:pPr>
        <w:ind w:left="4524" w:hanging="360"/>
      </w:pPr>
      <w:rPr>
        <w:rFonts w:ascii="Wingdings" w:hAnsi="Wingdings" w:hint="default"/>
      </w:rPr>
    </w:lvl>
    <w:lvl w:ilvl="6" w:tplc="04100001" w:tentative="1">
      <w:start w:val="1"/>
      <w:numFmt w:val="bullet"/>
      <w:lvlText w:val=""/>
      <w:lvlJc w:val="left"/>
      <w:pPr>
        <w:ind w:left="5244" w:hanging="360"/>
      </w:pPr>
      <w:rPr>
        <w:rFonts w:ascii="Symbol" w:hAnsi="Symbol" w:hint="default"/>
      </w:rPr>
    </w:lvl>
    <w:lvl w:ilvl="7" w:tplc="04100003" w:tentative="1">
      <w:start w:val="1"/>
      <w:numFmt w:val="bullet"/>
      <w:lvlText w:val="o"/>
      <w:lvlJc w:val="left"/>
      <w:pPr>
        <w:ind w:left="5964" w:hanging="360"/>
      </w:pPr>
      <w:rPr>
        <w:rFonts w:ascii="Courier New" w:hAnsi="Courier New" w:cs="Courier New" w:hint="default"/>
      </w:rPr>
    </w:lvl>
    <w:lvl w:ilvl="8" w:tplc="04100005" w:tentative="1">
      <w:start w:val="1"/>
      <w:numFmt w:val="bullet"/>
      <w:lvlText w:val=""/>
      <w:lvlJc w:val="left"/>
      <w:pPr>
        <w:ind w:left="6684" w:hanging="360"/>
      </w:pPr>
      <w:rPr>
        <w:rFonts w:ascii="Wingdings" w:hAnsi="Wingdings" w:hint="default"/>
      </w:rPr>
    </w:lvl>
  </w:abstractNum>
  <w:abstractNum w:abstractNumId="27" w15:restartNumberingAfterBreak="0">
    <w:nsid w:val="4CFE7B09"/>
    <w:multiLevelType w:val="multilevel"/>
    <w:tmpl w:val="CA6411B2"/>
    <w:lvl w:ilvl="0">
      <w:start w:val="1"/>
      <w:numFmt w:val="decimal"/>
      <w:pStyle w:val="AO1"/>
      <w:lvlText w:val="(%1)"/>
      <w:lvlJc w:val="left"/>
      <w:pPr>
        <w:tabs>
          <w:tab w:val="num" w:pos="1440"/>
        </w:tabs>
        <w:ind w:left="1440" w:hanging="720"/>
      </w:pPr>
      <w:rPr>
        <w:lang w:val="en-GB"/>
      </w:rPr>
    </w:lvl>
    <w:lvl w:ilvl="1">
      <w:start w:val="1"/>
      <w:numFmt w:val="none"/>
      <w:lvlRestart w:val="0"/>
      <w:suff w:val="nothing"/>
      <w:lvlText w:val=""/>
      <w:lvlJc w:val="left"/>
      <w:pPr>
        <w:ind w:left="720" w:firstLine="0"/>
      </w:pPr>
    </w:lvl>
    <w:lvl w:ilvl="2">
      <w:start w:val="1"/>
      <w:numFmt w:val="none"/>
      <w:lvlRestart w:val="0"/>
      <w:suff w:val="nothing"/>
      <w:lvlText w:val=""/>
      <w:lvlJc w:val="left"/>
      <w:pPr>
        <w:ind w:left="720" w:firstLine="0"/>
      </w:pPr>
    </w:lvl>
    <w:lvl w:ilvl="3">
      <w:start w:val="1"/>
      <w:numFmt w:val="none"/>
      <w:lvlRestart w:val="0"/>
      <w:suff w:val="nothing"/>
      <w:lvlText w:val=""/>
      <w:lvlJc w:val="left"/>
      <w:pPr>
        <w:ind w:left="720" w:firstLine="0"/>
      </w:pPr>
    </w:lvl>
    <w:lvl w:ilvl="4">
      <w:start w:val="1"/>
      <w:numFmt w:val="none"/>
      <w:lvlRestart w:val="0"/>
      <w:suff w:val="nothing"/>
      <w:lvlText w:val=""/>
      <w:lvlJc w:val="left"/>
      <w:pPr>
        <w:ind w:left="720" w:firstLine="0"/>
      </w:pPr>
    </w:lvl>
    <w:lvl w:ilvl="5">
      <w:start w:val="1"/>
      <w:numFmt w:val="none"/>
      <w:lvlRestart w:val="0"/>
      <w:suff w:val="nothing"/>
      <w:lvlText w:val=""/>
      <w:lvlJc w:val="left"/>
      <w:pPr>
        <w:ind w:left="720" w:firstLine="0"/>
      </w:pPr>
    </w:lvl>
    <w:lvl w:ilvl="6">
      <w:start w:val="1"/>
      <w:numFmt w:val="none"/>
      <w:lvlRestart w:val="0"/>
      <w:suff w:val="nothing"/>
      <w:lvlText w:val=""/>
      <w:lvlJc w:val="left"/>
      <w:pPr>
        <w:ind w:left="720" w:firstLine="0"/>
      </w:pPr>
    </w:lvl>
    <w:lvl w:ilvl="7">
      <w:start w:val="1"/>
      <w:numFmt w:val="none"/>
      <w:lvlRestart w:val="0"/>
      <w:suff w:val="nothing"/>
      <w:lvlText w:val=""/>
      <w:lvlJc w:val="left"/>
      <w:pPr>
        <w:ind w:left="720" w:firstLine="0"/>
      </w:pPr>
    </w:lvl>
    <w:lvl w:ilvl="8">
      <w:start w:val="1"/>
      <w:numFmt w:val="none"/>
      <w:lvlRestart w:val="0"/>
      <w:suff w:val="nothing"/>
      <w:lvlText w:val=""/>
      <w:lvlJc w:val="left"/>
      <w:pPr>
        <w:ind w:left="720" w:firstLine="0"/>
      </w:pPr>
    </w:lvl>
  </w:abstractNum>
  <w:abstractNum w:abstractNumId="28" w15:restartNumberingAfterBreak="0">
    <w:nsid w:val="4E4B4E3E"/>
    <w:multiLevelType w:val="multilevel"/>
    <w:tmpl w:val="57FAA5E4"/>
    <w:lvl w:ilvl="0">
      <w:numFmt w:val="none"/>
      <w:pStyle w:val="AOHead1"/>
      <w:lvlText w:val=""/>
      <w:lvlJc w:val="left"/>
      <w:pPr>
        <w:tabs>
          <w:tab w:val="num" w:pos="360"/>
        </w:tabs>
      </w:pPr>
    </w:lvl>
    <w:lvl w:ilvl="1">
      <w:numFmt w:val="decimal"/>
      <w:pStyle w:val="AOHead2"/>
      <w:lvlText w:val=""/>
      <w:lvlJc w:val="left"/>
    </w:lvl>
    <w:lvl w:ilvl="2">
      <w:numFmt w:val="decimal"/>
      <w:pStyle w:val="AOAltHead3"/>
      <w:lvlText w:val=""/>
      <w:lvlJc w:val="left"/>
    </w:lvl>
    <w:lvl w:ilvl="3">
      <w:numFmt w:val="decimal"/>
      <w:pStyle w:val="AOHead4"/>
      <w:lvlText w:val=""/>
      <w:lvlJc w:val="left"/>
    </w:lvl>
    <w:lvl w:ilvl="4">
      <w:numFmt w:val="decimal"/>
      <w:pStyle w:val="AOHead5"/>
      <w:lvlText w:val=""/>
      <w:lvlJc w:val="left"/>
    </w:lvl>
    <w:lvl w:ilvl="5">
      <w:numFmt w:val="decimal"/>
      <w:pStyle w:val="AOHead6"/>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00B6E04"/>
    <w:multiLevelType w:val="hybridMultilevel"/>
    <w:tmpl w:val="3762F57C"/>
    <w:lvl w:ilvl="0" w:tplc="CB1CA68E">
      <w:start w:val="1"/>
      <w:numFmt w:val="decimal"/>
      <w:lvlText w:val="4.%1"/>
      <w:lvlJc w:val="left"/>
      <w:pPr>
        <w:ind w:left="720" w:hanging="360"/>
      </w:pPr>
      <w:rPr>
        <w:rFonts w:hint="default"/>
      </w:rPr>
    </w:lvl>
    <w:lvl w:ilvl="1" w:tplc="4A809328">
      <w:start w:val="1"/>
      <w:numFmt w:val="lowerLetter"/>
      <w:lvlText w:val="%2)"/>
      <w:lvlJc w:val="left"/>
      <w:pPr>
        <w:ind w:left="1419" w:hanging="710"/>
      </w:pPr>
      <w:rPr>
        <w:rFonts w:hint="default"/>
        <w:b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523D43CA"/>
    <w:multiLevelType w:val="singleLevel"/>
    <w:tmpl w:val="04100017"/>
    <w:lvl w:ilvl="0">
      <w:start w:val="1"/>
      <w:numFmt w:val="lowerLetter"/>
      <w:lvlText w:val="%1)"/>
      <w:lvlJc w:val="left"/>
      <w:pPr>
        <w:tabs>
          <w:tab w:val="num" w:pos="360"/>
        </w:tabs>
        <w:ind w:left="360" w:hanging="360"/>
      </w:pPr>
      <w:rPr>
        <w:rFonts w:cs="Times New Roman"/>
      </w:rPr>
    </w:lvl>
  </w:abstractNum>
  <w:abstractNum w:abstractNumId="31" w15:restartNumberingAfterBreak="0">
    <w:nsid w:val="582600D5"/>
    <w:multiLevelType w:val="multilevel"/>
    <w:tmpl w:val="0CF6A04C"/>
    <w:lvl w:ilvl="0">
      <w:start w:val="1"/>
      <w:numFmt w:val="decimal"/>
      <w:pStyle w:val="MBLH1"/>
      <w:lvlText w:val="%1."/>
      <w:lvlJc w:val="left"/>
      <w:pPr>
        <w:tabs>
          <w:tab w:val="num" w:pos="720"/>
        </w:tabs>
        <w:ind w:left="720" w:hanging="720"/>
      </w:pPr>
      <w:rPr>
        <w:rFonts w:hint="default"/>
        <w:i w:val="0"/>
        <w:smallCaps/>
      </w:rPr>
    </w:lvl>
    <w:lvl w:ilvl="1">
      <w:start w:val="1"/>
      <w:numFmt w:val="decimal"/>
      <w:pStyle w:val="MBLH2"/>
      <w:lvlText w:val="%1.%2"/>
      <w:lvlJc w:val="left"/>
      <w:pPr>
        <w:tabs>
          <w:tab w:val="num" w:pos="720"/>
        </w:tabs>
        <w:ind w:left="720" w:hanging="720"/>
      </w:pPr>
      <w:rPr>
        <w:rFonts w:hint="default"/>
        <w:i w:val="0"/>
      </w:rPr>
    </w:lvl>
    <w:lvl w:ilvl="2">
      <w:start w:val="1"/>
      <w:numFmt w:val="lowerLetter"/>
      <w:pStyle w:val="MBLH3"/>
      <w:lvlText w:val="(%3)"/>
      <w:lvlJc w:val="left"/>
      <w:pPr>
        <w:tabs>
          <w:tab w:val="num" w:pos="720"/>
        </w:tabs>
        <w:ind w:left="720" w:hanging="720"/>
      </w:pPr>
      <w:rPr>
        <w:rFonts w:hint="default"/>
        <w:b w:val="0"/>
        <w:i w:val="0"/>
      </w:rPr>
    </w:lvl>
    <w:lvl w:ilvl="3">
      <w:start w:val="1"/>
      <w:numFmt w:val="lowerRoman"/>
      <w:pStyle w:val="MBLH4"/>
      <w:lvlText w:val="(%4)"/>
      <w:lvlJc w:val="left"/>
      <w:pPr>
        <w:tabs>
          <w:tab w:val="num" w:pos="1440"/>
        </w:tabs>
        <w:ind w:left="1440" w:hanging="720"/>
      </w:pPr>
      <w:rPr>
        <w:rFonts w:hint="default"/>
        <w:b w:val="0"/>
      </w:rPr>
    </w:lvl>
    <w:lvl w:ilvl="4">
      <w:start w:val="1"/>
      <w:numFmt w:val="decimal"/>
      <w:pStyle w:val="MBLH5"/>
      <w:lvlText w:val="(%5)"/>
      <w:lvlJc w:val="left"/>
      <w:pPr>
        <w:tabs>
          <w:tab w:val="num" w:pos="2160"/>
        </w:tabs>
        <w:ind w:left="2160" w:hanging="720"/>
      </w:pPr>
      <w:rPr>
        <w:rFonts w:hint="default"/>
        <w:b w:val="0"/>
      </w:rPr>
    </w:lvl>
    <w:lvl w:ilvl="5">
      <w:start w:val="1"/>
      <w:numFmt w:val="upperRoman"/>
      <w:pStyle w:val="MBLH6"/>
      <w:lvlText w:val="(%6)"/>
      <w:lvlJc w:val="left"/>
      <w:pPr>
        <w:tabs>
          <w:tab w:val="num" w:pos="2880"/>
        </w:tabs>
        <w:ind w:left="2880" w:hanging="720"/>
      </w:pPr>
      <w:rPr>
        <w:rFonts w:hint="default"/>
        <w:b w:val="0"/>
      </w:rPr>
    </w:lvl>
    <w:lvl w:ilvl="6">
      <w:start w:val="1"/>
      <w:numFmt w:val="upperLetter"/>
      <w:pStyle w:val="MBLH7"/>
      <w:lvlText w:val="(%7)"/>
      <w:lvlJc w:val="left"/>
      <w:pPr>
        <w:tabs>
          <w:tab w:val="num" w:pos="3600"/>
        </w:tabs>
        <w:ind w:left="3600" w:hanging="72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2" w15:restartNumberingAfterBreak="0">
    <w:nsid w:val="5B66216A"/>
    <w:multiLevelType w:val="singleLevel"/>
    <w:tmpl w:val="04100017"/>
    <w:lvl w:ilvl="0">
      <w:start w:val="1"/>
      <w:numFmt w:val="lowerLetter"/>
      <w:lvlText w:val="%1)"/>
      <w:lvlJc w:val="left"/>
      <w:pPr>
        <w:tabs>
          <w:tab w:val="num" w:pos="360"/>
        </w:tabs>
        <w:ind w:left="360" w:hanging="360"/>
      </w:pPr>
      <w:rPr>
        <w:rFonts w:cs="Times New Roman"/>
      </w:rPr>
    </w:lvl>
  </w:abstractNum>
  <w:abstractNum w:abstractNumId="33" w15:restartNumberingAfterBreak="0">
    <w:nsid w:val="5F1B4F17"/>
    <w:multiLevelType w:val="hybridMultilevel"/>
    <w:tmpl w:val="B55E8A62"/>
    <w:lvl w:ilvl="0" w:tplc="8A9E56FA">
      <w:start w:val="1"/>
      <w:numFmt w:val="decimal"/>
      <w:lvlText w:val="2.%1"/>
      <w:lvlJc w:val="left"/>
      <w:pPr>
        <w:ind w:left="1636"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72F4124"/>
    <w:multiLevelType w:val="hybridMultilevel"/>
    <w:tmpl w:val="9CC852B4"/>
    <w:lvl w:ilvl="0" w:tplc="42E47820">
      <w:start w:val="1"/>
      <w:numFmt w:val="lowerRoman"/>
      <w:lvlText w:val="(%1)"/>
      <w:lvlJc w:val="left"/>
      <w:pPr>
        <w:ind w:left="1425" w:hanging="720"/>
      </w:pPr>
      <w:rPr>
        <w:rFonts w:ascii="Times New Roman" w:hAnsi="Times New Roman" w:cs="Times New Roman" w:hint="default"/>
        <w:b/>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35" w15:restartNumberingAfterBreak="0">
    <w:nsid w:val="68927614"/>
    <w:multiLevelType w:val="hybridMultilevel"/>
    <w:tmpl w:val="58B6DA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6CA243E4"/>
    <w:multiLevelType w:val="hybridMultilevel"/>
    <w:tmpl w:val="D332ADBC"/>
    <w:lvl w:ilvl="0" w:tplc="EF3452AC">
      <w:start w:val="1"/>
      <w:numFmt w:val="decimal"/>
      <w:lvlText w:val="8.%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CFA7A77"/>
    <w:multiLevelType w:val="hybridMultilevel"/>
    <w:tmpl w:val="E926F9F2"/>
    <w:lvl w:ilvl="0" w:tplc="491E5352">
      <w:start w:val="8"/>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2F9162A"/>
    <w:multiLevelType w:val="hybridMultilevel"/>
    <w:tmpl w:val="6CB2761C"/>
    <w:lvl w:ilvl="0" w:tplc="B35A38DE">
      <w:start w:val="3"/>
      <w:numFmt w:val="upperLetter"/>
      <w:lvlText w:val="%1)"/>
      <w:lvlJc w:val="left"/>
      <w:pPr>
        <w:tabs>
          <w:tab w:val="num" w:pos="720"/>
        </w:tabs>
        <w:ind w:left="720" w:hanging="360"/>
      </w:pPr>
      <w:rPr>
        <w:rFonts w:cs="Times New Roman"/>
        <w:b/>
      </w:rPr>
    </w:lvl>
    <w:lvl w:ilvl="1" w:tplc="04100019">
      <w:start w:val="1"/>
      <w:numFmt w:val="decimal"/>
      <w:lvlText w:val="%2."/>
      <w:lvlJc w:val="left"/>
      <w:pPr>
        <w:tabs>
          <w:tab w:val="num" w:pos="1440"/>
        </w:tabs>
        <w:ind w:left="1440" w:hanging="360"/>
      </w:pPr>
      <w:rPr>
        <w:rFonts w:cs="Times New Roman"/>
      </w:rPr>
    </w:lvl>
    <w:lvl w:ilvl="2" w:tplc="0410001B">
      <w:start w:val="1"/>
      <w:numFmt w:val="decimal"/>
      <w:lvlText w:val="%3."/>
      <w:lvlJc w:val="left"/>
      <w:pPr>
        <w:tabs>
          <w:tab w:val="num" w:pos="2160"/>
        </w:tabs>
        <w:ind w:left="2160" w:hanging="360"/>
      </w:pPr>
      <w:rPr>
        <w:rFonts w:cs="Times New Roman"/>
      </w:rPr>
    </w:lvl>
    <w:lvl w:ilvl="3" w:tplc="0410000F">
      <w:start w:val="1"/>
      <w:numFmt w:val="decimal"/>
      <w:lvlText w:val="%4."/>
      <w:lvlJc w:val="left"/>
      <w:pPr>
        <w:tabs>
          <w:tab w:val="num" w:pos="2880"/>
        </w:tabs>
        <w:ind w:left="2880" w:hanging="360"/>
      </w:pPr>
      <w:rPr>
        <w:rFonts w:cs="Times New Roman"/>
      </w:rPr>
    </w:lvl>
    <w:lvl w:ilvl="4" w:tplc="04100019">
      <w:start w:val="1"/>
      <w:numFmt w:val="decimal"/>
      <w:lvlText w:val="%5."/>
      <w:lvlJc w:val="left"/>
      <w:pPr>
        <w:tabs>
          <w:tab w:val="num" w:pos="3600"/>
        </w:tabs>
        <w:ind w:left="3600" w:hanging="360"/>
      </w:pPr>
      <w:rPr>
        <w:rFonts w:cs="Times New Roman"/>
      </w:rPr>
    </w:lvl>
    <w:lvl w:ilvl="5" w:tplc="0410001B">
      <w:start w:val="1"/>
      <w:numFmt w:val="decimal"/>
      <w:lvlText w:val="%6."/>
      <w:lvlJc w:val="left"/>
      <w:pPr>
        <w:tabs>
          <w:tab w:val="num" w:pos="4320"/>
        </w:tabs>
        <w:ind w:left="4320" w:hanging="360"/>
      </w:pPr>
      <w:rPr>
        <w:rFonts w:cs="Times New Roman"/>
      </w:rPr>
    </w:lvl>
    <w:lvl w:ilvl="6" w:tplc="0410000F">
      <w:start w:val="1"/>
      <w:numFmt w:val="decimal"/>
      <w:lvlText w:val="%7."/>
      <w:lvlJc w:val="left"/>
      <w:pPr>
        <w:tabs>
          <w:tab w:val="num" w:pos="5040"/>
        </w:tabs>
        <w:ind w:left="5040" w:hanging="360"/>
      </w:pPr>
      <w:rPr>
        <w:rFonts w:cs="Times New Roman"/>
      </w:rPr>
    </w:lvl>
    <w:lvl w:ilvl="7" w:tplc="04100019">
      <w:start w:val="1"/>
      <w:numFmt w:val="decimal"/>
      <w:lvlText w:val="%8."/>
      <w:lvlJc w:val="left"/>
      <w:pPr>
        <w:tabs>
          <w:tab w:val="num" w:pos="5760"/>
        </w:tabs>
        <w:ind w:left="5760" w:hanging="360"/>
      </w:pPr>
      <w:rPr>
        <w:rFonts w:cs="Times New Roman"/>
      </w:rPr>
    </w:lvl>
    <w:lvl w:ilvl="8" w:tplc="0410001B">
      <w:start w:val="1"/>
      <w:numFmt w:val="decimal"/>
      <w:lvlText w:val="%9."/>
      <w:lvlJc w:val="left"/>
      <w:pPr>
        <w:tabs>
          <w:tab w:val="num" w:pos="6480"/>
        </w:tabs>
        <w:ind w:left="6480" w:hanging="360"/>
      </w:pPr>
      <w:rPr>
        <w:rFonts w:cs="Times New Roman"/>
      </w:rPr>
    </w:lvl>
  </w:abstractNum>
  <w:abstractNum w:abstractNumId="39" w15:restartNumberingAfterBreak="0">
    <w:nsid w:val="74C87739"/>
    <w:multiLevelType w:val="hybridMultilevel"/>
    <w:tmpl w:val="AE127282"/>
    <w:lvl w:ilvl="0" w:tplc="637E6934">
      <w:start w:val="1"/>
      <w:numFmt w:val="decimal"/>
      <w:lvlText w:val="5.%1"/>
      <w:lvlJc w:val="left"/>
      <w:pPr>
        <w:ind w:left="720" w:hanging="360"/>
      </w:pPr>
      <w:rPr>
        <w:rFonts w:hint="default"/>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76D21FC0"/>
    <w:multiLevelType w:val="multilevel"/>
    <w:tmpl w:val="1EF4FDCC"/>
    <w:lvl w:ilvl="0">
      <w:start w:val="1"/>
      <w:numFmt w:val="decimal"/>
      <w:pStyle w:val="Contratto"/>
      <w:lvlText w:val="%1."/>
      <w:lvlJc w:val="left"/>
      <w:pPr>
        <w:tabs>
          <w:tab w:val="num" w:pos="360"/>
        </w:tabs>
        <w:ind w:left="360" w:hanging="360"/>
      </w:pPr>
      <w:rPr>
        <w:rFonts w:cs="Times New Roman" w:hint="default"/>
        <w:b/>
        <w:i w:val="0"/>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41" w15:restartNumberingAfterBreak="0">
    <w:nsid w:val="786F0CEF"/>
    <w:multiLevelType w:val="hybridMultilevel"/>
    <w:tmpl w:val="B0425A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9A87D0E"/>
    <w:multiLevelType w:val="hybridMultilevel"/>
    <w:tmpl w:val="B6289B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CBE4F58"/>
    <w:multiLevelType w:val="hybridMultilevel"/>
    <w:tmpl w:val="02D6149C"/>
    <w:lvl w:ilvl="0" w:tplc="C172CB28">
      <w:start w:val="1"/>
      <w:numFmt w:val="upp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81976421">
    <w:abstractNumId w:val="22"/>
  </w:num>
  <w:num w:numId="2" w16cid:durableId="39257052">
    <w:abstractNumId w:val="31"/>
  </w:num>
  <w:num w:numId="3" w16cid:durableId="979185983">
    <w:abstractNumId w:val="28"/>
  </w:num>
  <w:num w:numId="4" w16cid:durableId="1622346485">
    <w:abstractNumId w:val="25"/>
  </w:num>
  <w:num w:numId="5" w16cid:durableId="2110344180">
    <w:abstractNumId w:val="27"/>
  </w:num>
  <w:num w:numId="6" w16cid:durableId="1057583691">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905765">
    <w:abstractNumId w:val="30"/>
    <w:lvlOverride w:ilvl="0">
      <w:startOverride w:val="1"/>
    </w:lvlOverride>
  </w:num>
  <w:num w:numId="8" w16cid:durableId="1676836743">
    <w:abstractNumId w:val="21"/>
  </w:num>
  <w:num w:numId="9" w16cid:durableId="1041052438">
    <w:abstractNumId w:val="40"/>
  </w:num>
  <w:num w:numId="10" w16cid:durableId="1127966939">
    <w:abstractNumId w:val="12"/>
  </w:num>
  <w:num w:numId="11" w16cid:durableId="432407782">
    <w:abstractNumId w:val="35"/>
  </w:num>
  <w:num w:numId="12" w16cid:durableId="737169887">
    <w:abstractNumId w:val="43"/>
  </w:num>
  <w:num w:numId="13" w16cid:durableId="1022126418">
    <w:abstractNumId w:val="8"/>
  </w:num>
  <w:num w:numId="14" w16cid:durableId="1658454794">
    <w:abstractNumId w:val="9"/>
  </w:num>
  <w:num w:numId="15" w16cid:durableId="617761972">
    <w:abstractNumId w:val="10"/>
  </w:num>
  <w:num w:numId="16" w16cid:durableId="1698238267">
    <w:abstractNumId w:val="16"/>
  </w:num>
  <w:num w:numId="17" w16cid:durableId="886457270">
    <w:abstractNumId w:val="33"/>
  </w:num>
  <w:num w:numId="18" w16cid:durableId="1457944316">
    <w:abstractNumId w:val="19"/>
  </w:num>
  <w:num w:numId="19" w16cid:durableId="2065249356">
    <w:abstractNumId w:val="29"/>
  </w:num>
  <w:num w:numId="20" w16cid:durableId="948202159">
    <w:abstractNumId w:val="39"/>
  </w:num>
  <w:num w:numId="21" w16cid:durableId="891774847">
    <w:abstractNumId w:val="18"/>
  </w:num>
  <w:num w:numId="22" w16cid:durableId="1685353322">
    <w:abstractNumId w:val="36"/>
  </w:num>
  <w:num w:numId="23" w16cid:durableId="16742271">
    <w:abstractNumId w:val="17"/>
  </w:num>
  <w:num w:numId="24" w16cid:durableId="858590534">
    <w:abstractNumId w:val="5"/>
  </w:num>
  <w:num w:numId="25" w16cid:durableId="1538271550">
    <w:abstractNumId w:val="34"/>
  </w:num>
  <w:num w:numId="26" w16cid:durableId="2131126742">
    <w:abstractNumId w:val="23"/>
  </w:num>
  <w:num w:numId="27" w16cid:durableId="1670403797">
    <w:abstractNumId w:val="32"/>
    <w:lvlOverride w:ilvl="0">
      <w:startOverride w:val="1"/>
    </w:lvlOverride>
  </w:num>
  <w:num w:numId="28" w16cid:durableId="1577592366">
    <w:abstractNumId w:val="7"/>
  </w:num>
  <w:num w:numId="29" w16cid:durableId="309482873">
    <w:abstractNumId w:val="24"/>
  </w:num>
  <w:num w:numId="30" w16cid:durableId="1973486203">
    <w:abstractNumId w:val="42"/>
  </w:num>
  <w:num w:numId="31" w16cid:durableId="1836068174">
    <w:abstractNumId w:val="20"/>
  </w:num>
  <w:num w:numId="32" w16cid:durableId="583146529">
    <w:abstractNumId w:val="41"/>
  </w:num>
  <w:num w:numId="33" w16cid:durableId="2010793329">
    <w:abstractNumId w:val="6"/>
  </w:num>
  <w:num w:numId="34" w16cid:durableId="852841114">
    <w:abstractNumId w:val="37"/>
  </w:num>
  <w:num w:numId="35" w16cid:durableId="277488025">
    <w:abstractNumId w:val="38"/>
  </w:num>
  <w:num w:numId="36" w16cid:durableId="666596236">
    <w:abstractNumId w:val="26"/>
  </w:num>
  <w:num w:numId="37" w16cid:durableId="498040429">
    <w:abstractNumId w:val="14"/>
  </w:num>
  <w:num w:numId="38" w16cid:durableId="250431075">
    <w:abstractNumId w:val="15"/>
  </w:num>
  <w:num w:numId="39" w16cid:durableId="1784691621">
    <w:abstractNumId w:val="11"/>
  </w:num>
  <w:num w:numId="40" w16cid:durableId="1414819173">
    <w:abstractNumId w:val="13"/>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e Milizia">
    <w15:presenceInfo w15:providerId="AD" w15:userId="S::davide.milizia@vueintl.com::0cd309d8-84be-4f2b-ab74-4d6cae4edbb5"/>
  </w15:person>
  <w15:person w15:author="TSC Legal">
    <w15:presenceInfo w15:providerId="None" w15:userId="TSC Legal"/>
  </w15:person>
  <w15:person w15:author="Marisa Scollo">
    <w15:presenceInfo w15:providerId="AD" w15:userId="S-1-5-21-2285032450-2681889344-2952573565-1195"/>
  </w15:person>
  <w15:person w15:author="Davide Milizia [2]">
    <w15:presenceInfo w15:providerId="AD" w15:userId="S-1-5-21-2285032450-2681889344-2952573565-1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283"/>
  <w:drawingGridHorizontalSpacing w:val="100"/>
  <w:drawingGridVerticalSpacing w:val="272"/>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58C"/>
    <w:rsid w:val="00000ECE"/>
    <w:rsid w:val="00001436"/>
    <w:rsid w:val="00003734"/>
    <w:rsid w:val="00003E71"/>
    <w:rsid w:val="000050BE"/>
    <w:rsid w:val="00006183"/>
    <w:rsid w:val="00011C69"/>
    <w:rsid w:val="00015E98"/>
    <w:rsid w:val="00022F33"/>
    <w:rsid w:val="00023EA8"/>
    <w:rsid w:val="00032132"/>
    <w:rsid w:val="00032AB4"/>
    <w:rsid w:val="00035BBC"/>
    <w:rsid w:val="00036FAA"/>
    <w:rsid w:val="0003763C"/>
    <w:rsid w:val="00037C42"/>
    <w:rsid w:val="000406C4"/>
    <w:rsid w:val="000419C4"/>
    <w:rsid w:val="000450F7"/>
    <w:rsid w:val="00045DBB"/>
    <w:rsid w:val="00046BF1"/>
    <w:rsid w:val="0005015B"/>
    <w:rsid w:val="000522B8"/>
    <w:rsid w:val="00056A2F"/>
    <w:rsid w:val="000627A3"/>
    <w:rsid w:val="00063A61"/>
    <w:rsid w:val="00063FFA"/>
    <w:rsid w:val="000655A2"/>
    <w:rsid w:val="00065F43"/>
    <w:rsid w:val="0006625C"/>
    <w:rsid w:val="00074DC6"/>
    <w:rsid w:val="0008052C"/>
    <w:rsid w:val="00080E60"/>
    <w:rsid w:val="00082C36"/>
    <w:rsid w:val="00084551"/>
    <w:rsid w:val="00091AC9"/>
    <w:rsid w:val="00092B23"/>
    <w:rsid w:val="00092E11"/>
    <w:rsid w:val="00093F7E"/>
    <w:rsid w:val="00094F2B"/>
    <w:rsid w:val="00097993"/>
    <w:rsid w:val="00097D0E"/>
    <w:rsid w:val="000A2F3B"/>
    <w:rsid w:val="000A426B"/>
    <w:rsid w:val="000B18A7"/>
    <w:rsid w:val="000B1996"/>
    <w:rsid w:val="000B50D0"/>
    <w:rsid w:val="000B5D61"/>
    <w:rsid w:val="000B7F6B"/>
    <w:rsid w:val="000C0FF9"/>
    <w:rsid w:val="000C2FE4"/>
    <w:rsid w:val="000C304C"/>
    <w:rsid w:val="000C373A"/>
    <w:rsid w:val="000C3F03"/>
    <w:rsid w:val="000C46B1"/>
    <w:rsid w:val="000C4E41"/>
    <w:rsid w:val="000C5FA0"/>
    <w:rsid w:val="000C6CEC"/>
    <w:rsid w:val="000C71E4"/>
    <w:rsid w:val="000D07F3"/>
    <w:rsid w:val="000D0BD7"/>
    <w:rsid w:val="000D2D09"/>
    <w:rsid w:val="000D51BE"/>
    <w:rsid w:val="000E0B4D"/>
    <w:rsid w:val="000E38D3"/>
    <w:rsid w:val="000E3C39"/>
    <w:rsid w:val="000E3E9F"/>
    <w:rsid w:val="000E4A1B"/>
    <w:rsid w:val="000E5352"/>
    <w:rsid w:val="000E652D"/>
    <w:rsid w:val="000F0F0A"/>
    <w:rsid w:val="000F3CB0"/>
    <w:rsid w:val="00102751"/>
    <w:rsid w:val="0010451E"/>
    <w:rsid w:val="001048B8"/>
    <w:rsid w:val="00107778"/>
    <w:rsid w:val="00110016"/>
    <w:rsid w:val="00113D32"/>
    <w:rsid w:val="00117C49"/>
    <w:rsid w:val="00120916"/>
    <w:rsid w:val="001212D7"/>
    <w:rsid w:val="001230D2"/>
    <w:rsid w:val="00124542"/>
    <w:rsid w:val="001304F1"/>
    <w:rsid w:val="001339AE"/>
    <w:rsid w:val="00135050"/>
    <w:rsid w:val="00136868"/>
    <w:rsid w:val="00141596"/>
    <w:rsid w:val="001444A0"/>
    <w:rsid w:val="00150046"/>
    <w:rsid w:val="00153927"/>
    <w:rsid w:val="00155F10"/>
    <w:rsid w:val="00156F13"/>
    <w:rsid w:val="001632BA"/>
    <w:rsid w:val="00163C94"/>
    <w:rsid w:val="00165B7D"/>
    <w:rsid w:val="001666ED"/>
    <w:rsid w:val="001733D4"/>
    <w:rsid w:val="001751DD"/>
    <w:rsid w:val="00175C97"/>
    <w:rsid w:val="00175F65"/>
    <w:rsid w:val="00180692"/>
    <w:rsid w:val="0018267C"/>
    <w:rsid w:val="00185A62"/>
    <w:rsid w:val="00187E88"/>
    <w:rsid w:val="001924E2"/>
    <w:rsid w:val="001953FC"/>
    <w:rsid w:val="00196697"/>
    <w:rsid w:val="001A0C94"/>
    <w:rsid w:val="001A24BB"/>
    <w:rsid w:val="001A402C"/>
    <w:rsid w:val="001A6842"/>
    <w:rsid w:val="001A711C"/>
    <w:rsid w:val="001B1472"/>
    <w:rsid w:val="001B2D5B"/>
    <w:rsid w:val="001B3C87"/>
    <w:rsid w:val="001B3D43"/>
    <w:rsid w:val="001B4766"/>
    <w:rsid w:val="001B6C28"/>
    <w:rsid w:val="001B71BE"/>
    <w:rsid w:val="001C3F28"/>
    <w:rsid w:val="001C4354"/>
    <w:rsid w:val="001C545E"/>
    <w:rsid w:val="001C671D"/>
    <w:rsid w:val="001C741E"/>
    <w:rsid w:val="001C77DB"/>
    <w:rsid w:val="001C7F0B"/>
    <w:rsid w:val="001D0722"/>
    <w:rsid w:val="001D17EA"/>
    <w:rsid w:val="001D302F"/>
    <w:rsid w:val="001D651D"/>
    <w:rsid w:val="001E1212"/>
    <w:rsid w:val="001E32F4"/>
    <w:rsid w:val="001E3E87"/>
    <w:rsid w:val="001E497D"/>
    <w:rsid w:val="001E51F8"/>
    <w:rsid w:val="001E61BC"/>
    <w:rsid w:val="001F16F7"/>
    <w:rsid w:val="001F1D00"/>
    <w:rsid w:val="001F2FC4"/>
    <w:rsid w:val="001F3843"/>
    <w:rsid w:val="001F407D"/>
    <w:rsid w:val="001F4265"/>
    <w:rsid w:val="001F442F"/>
    <w:rsid w:val="001F6C66"/>
    <w:rsid w:val="001F766B"/>
    <w:rsid w:val="00202C1B"/>
    <w:rsid w:val="00204209"/>
    <w:rsid w:val="002072EE"/>
    <w:rsid w:val="002075C9"/>
    <w:rsid w:val="002105BB"/>
    <w:rsid w:val="00212BA0"/>
    <w:rsid w:val="00213C39"/>
    <w:rsid w:val="00214649"/>
    <w:rsid w:val="002159FF"/>
    <w:rsid w:val="002168B3"/>
    <w:rsid w:val="002206DC"/>
    <w:rsid w:val="00220A15"/>
    <w:rsid w:val="00220BCD"/>
    <w:rsid w:val="0022392B"/>
    <w:rsid w:val="00226679"/>
    <w:rsid w:val="00230051"/>
    <w:rsid w:val="00230835"/>
    <w:rsid w:val="00231296"/>
    <w:rsid w:val="00233818"/>
    <w:rsid w:val="0023400D"/>
    <w:rsid w:val="002353AC"/>
    <w:rsid w:val="00236ACA"/>
    <w:rsid w:val="00237121"/>
    <w:rsid w:val="00237392"/>
    <w:rsid w:val="0024105A"/>
    <w:rsid w:val="00241FE7"/>
    <w:rsid w:val="0024258A"/>
    <w:rsid w:val="002446BF"/>
    <w:rsid w:val="00244CB6"/>
    <w:rsid w:val="002537B9"/>
    <w:rsid w:val="0025576D"/>
    <w:rsid w:val="00255F1F"/>
    <w:rsid w:val="00256029"/>
    <w:rsid w:val="00256C13"/>
    <w:rsid w:val="00256C59"/>
    <w:rsid w:val="00257B70"/>
    <w:rsid w:val="00262F18"/>
    <w:rsid w:val="00263B13"/>
    <w:rsid w:val="00265917"/>
    <w:rsid w:val="00266076"/>
    <w:rsid w:val="002714E4"/>
    <w:rsid w:val="00277F10"/>
    <w:rsid w:val="00284A63"/>
    <w:rsid w:val="00285D61"/>
    <w:rsid w:val="0028771F"/>
    <w:rsid w:val="00287987"/>
    <w:rsid w:val="0029088B"/>
    <w:rsid w:val="00290A2F"/>
    <w:rsid w:val="00290AE0"/>
    <w:rsid w:val="00291AC6"/>
    <w:rsid w:val="00292BAA"/>
    <w:rsid w:val="00296AA2"/>
    <w:rsid w:val="002A222A"/>
    <w:rsid w:val="002A3B56"/>
    <w:rsid w:val="002A50E5"/>
    <w:rsid w:val="002A7594"/>
    <w:rsid w:val="002A75BD"/>
    <w:rsid w:val="002A76A5"/>
    <w:rsid w:val="002A7AEC"/>
    <w:rsid w:val="002A7E87"/>
    <w:rsid w:val="002B2491"/>
    <w:rsid w:val="002B2AAC"/>
    <w:rsid w:val="002B34D0"/>
    <w:rsid w:val="002B735C"/>
    <w:rsid w:val="002C0725"/>
    <w:rsid w:val="002C0BC4"/>
    <w:rsid w:val="002C1138"/>
    <w:rsid w:val="002C5290"/>
    <w:rsid w:val="002C5CD9"/>
    <w:rsid w:val="002D0984"/>
    <w:rsid w:val="002D3B89"/>
    <w:rsid w:val="002D41F5"/>
    <w:rsid w:val="002D6668"/>
    <w:rsid w:val="002E1D8C"/>
    <w:rsid w:val="002E4AE9"/>
    <w:rsid w:val="002E6A79"/>
    <w:rsid w:val="002E7789"/>
    <w:rsid w:val="002E7CB3"/>
    <w:rsid w:val="002F1F4E"/>
    <w:rsid w:val="002F4F23"/>
    <w:rsid w:val="003009FE"/>
    <w:rsid w:val="0030139E"/>
    <w:rsid w:val="0030374F"/>
    <w:rsid w:val="00305EF9"/>
    <w:rsid w:val="00306801"/>
    <w:rsid w:val="00312AC4"/>
    <w:rsid w:val="003144C0"/>
    <w:rsid w:val="00315F1C"/>
    <w:rsid w:val="00317701"/>
    <w:rsid w:val="0031776F"/>
    <w:rsid w:val="00323DAB"/>
    <w:rsid w:val="003240DD"/>
    <w:rsid w:val="003247BF"/>
    <w:rsid w:val="00326C2B"/>
    <w:rsid w:val="00327451"/>
    <w:rsid w:val="00330E55"/>
    <w:rsid w:val="00334C68"/>
    <w:rsid w:val="00337D05"/>
    <w:rsid w:val="00342705"/>
    <w:rsid w:val="00346A8A"/>
    <w:rsid w:val="00347CEA"/>
    <w:rsid w:val="00352269"/>
    <w:rsid w:val="00354097"/>
    <w:rsid w:val="00356191"/>
    <w:rsid w:val="00356F09"/>
    <w:rsid w:val="0036209D"/>
    <w:rsid w:val="00362CE3"/>
    <w:rsid w:val="00363F4F"/>
    <w:rsid w:val="00363FCF"/>
    <w:rsid w:val="00363FD3"/>
    <w:rsid w:val="00364D09"/>
    <w:rsid w:val="00370490"/>
    <w:rsid w:val="003705BD"/>
    <w:rsid w:val="00373E90"/>
    <w:rsid w:val="003746E8"/>
    <w:rsid w:val="00374720"/>
    <w:rsid w:val="0037643A"/>
    <w:rsid w:val="00381A2B"/>
    <w:rsid w:val="00382BDF"/>
    <w:rsid w:val="00383BB1"/>
    <w:rsid w:val="00387529"/>
    <w:rsid w:val="00392EBD"/>
    <w:rsid w:val="00393D41"/>
    <w:rsid w:val="00394195"/>
    <w:rsid w:val="0039522F"/>
    <w:rsid w:val="00395F32"/>
    <w:rsid w:val="003A336A"/>
    <w:rsid w:val="003A3EC7"/>
    <w:rsid w:val="003A4AC9"/>
    <w:rsid w:val="003A532D"/>
    <w:rsid w:val="003A6E6F"/>
    <w:rsid w:val="003A7910"/>
    <w:rsid w:val="003A7C24"/>
    <w:rsid w:val="003A7FEA"/>
    <w:rsid w:val="003B0B73"/>
    <w:rsid w:val="003B270B"/>
    <w:rsid w:val="003B29A5"/>
    <w:rsid w:val="003B2E49"/>
    <w:rsid w:val="003B4A8E"/>
    <w:rsid w:val="003B775F"/>
    <w:rsid w:val="003C1AA6"/>
    <w:rsid w:val="003C2A41"/>
    <w:rsid w:val="003C5C65"/>
    <w:rsid w:val="003D0DAE"/>
    <w:rsid w:val="003D1B7E"/>
    <w:rsid w:val="003D41D4"/>
    <w:rsid w:val="003E08CB"/>
    <w:rsid w:val="003E4B2F"/>
    <w:rsid w:val="003E55AB"/>
    <w:rsid w:val="003E5605"/>
    <w:rsid w:val="003E731E"/>
    <w:rsid w:val="003F0FC9"/>
    <w:rsid w:val="003F13D7"/>
    <w:rsid w:val="003F1DF2"/>
    <w:rsid w:val="003F2F97"/>
    <w:rsid w:val="003F3F1F"/>
    <w:rsid w:val="003F40BB"/>
    <w:rsid w:val="003F5074"/>
    <w:rsid w:val="003F55FD"/>
    <w:rsid w:val="00402150"/>
    <w:rsid w:val="004052F1"/>
    <w:rsid w:val="00405B20"/>
    <w:rsid w:val="00407C0B"/>
    <w:rsid w:val="0041036E"/>
    <w:rsid w:val="004127C2"/>
    <w:rsid w:val="0041503A"/>
    <w:rsid w:val="004158D6"/>
    <w:rsid w:val="00422054"/>
    <w:rsid w:val="00423A5B"/>
    <w:rsid w:val="00430BD1"/>
    <w:rsid w:val="004347E1"/>
    <w:rsid w:val="0043535F"/>
    <w:rsid w:val="004402D1"/>
    <w:rsid w:val="004402DE"/>
    <w:rsid w:val="00441E56"/>
    <w:rsid w:val="00442E91"/>
    <w:rsid w:val="00443483"/>
    <w:rsid w:val="00444BB7"/>
    <w:rsid w:val="00446972"/>
    <w:rsid w:val="00450EAE"/>
    <w:rsid w:val="0045161E"/>
    <w:rsid w:val="00451A3D"/>
    <w:rsid w:val="0045557C"/>
    <w:rsid w:val="004561B7"/>
    <w:rsid w:val="004576D7"/>
    <w:rsid w:val="004614DD"/>
    <w:rsid w:val="00462452"/>
    <w:rsid w:val="0046454B"/>
    <w:rsid w:val="00470A80"/>
    <w:rsid w:val="004730D2"/>
    <w:rsid w:val="0048103B"/>
    <w:rsid w:val="00482B84"/>
    <w:rsid w:val="004845D0"/>
    <w:rsid w:val="00484EE0"/>
    <w:rsid w:val="004857B9"/>
    <w:rsid w:val="00486C25"/>
    <w:rsid w:val="004871B2"/>
    <w:rsid w:val="00490FB3"/>
    <w:rsid w:val="0049310E"/>
    <w:rsid w:val="004931DF"/>
    <w:rsid w:val="004939C9"/>
    <w:rsid w:val="00493F7B"/>
    <w:rsid w:val="00494748"/>
    <w:rsid w:val="004963A6"/>
    <w:rsid w:val="0049759D"/>
    <w:rsid w:val="004A5B17"/>
    <w:rsid w:val="004A7F38"/>
    <w:rsid w:val="004B1092"/>
    <w:rsid w:val="004B3E8F"/>
    <w:rsid w:val="004B4428"/>
    <w:rsid w:val="004B621D"/>
    <w:rsid w:val="004B6B2E"/>
    <w:rsid w:val="004C133F"/>
    <w:rsid w:val="004C2344"/>
    <w:rsid w:val="004C2451"/>
    <w:rsid w:val="004C252E"/>
    <w:rsid w:val="004C25C9"/>
    <w:rsid w:val="004D10AC"/>
    <w:rsid w:val="004D4134"/>
    <w:rsid w:val="004D49EE"/>
    <w:rsid w:val="004D62DA"/>
    <w:rsid w:val="004D702C"/>
    <w:rsid w:val="004E1B9F"/>
    <w:rsid w:val="004E3262"/>
    <w:rsid w:val="004E439A"/>
    <w:rsid w:val="004E6DAF"/>
    <w:rsid w:val="004F5E94"/>
    <w:rsid w:val="004F7644"/>
    <w:rsid w:val="00500971"/>
    <w:rsid w:val="005026CA"/>
    <w:rsid w:val="0050367F"/>
    <w:rsid w:val="00504375"/>
    <w:rsid w:val="00506F06"/>
    <w:rsid w:val="005104B8"/>
    <w:rsid w:val="00512044"/>
    <w:rsid w:val="005133CA"/>
    <w:rsid w:val="00514AC3"/>
    <w:rsid w:val="00517118"/>
    <w:rsid w:val="00521159"/>
    <w:rsid w:val="00521AC8"/>
    <w:rsid w:val="0052275B"/>
    <w:rsid w:val="0052503A"/>
    <w:rsid w:val="005262D3"/>
    <w:rsid w:val="0052682F"/>
    <w:rsid w:val="00532244"/>
    <w:rsid w:val="00533280"/>
    <w:rsid w:val="00536786"/>
    <w:rsid w:val="005403D8"/>
    <w:rsid w:val="005429A1"/>
    <w:rsid w:val="00542BA9"/>
    <w:rsid w:val="00546E8F"/>
    <w:rsid w:val="00550C2D"/>
    <w:rsid w:val="00551BCD"/>
    <w:rsid w:val="00554CFA"/>
    <w:rsid w:val="00563A27"/>
    <w:rsid w:val="005660C1"/>
    <w:rsid w:val="0056615D"/>
    <w:rsid w:val="00570E94"/>
    <w:rsid w:val="00573545"/>
    <w:rsid w:val="005778C5"/>
    <w:rsid w:val="00580008"/>
    <w:rsid w:val="00581315"/>
    <w:rsid w:val="0058191B"/>
    <w:rsid w:val="0058361E"/>
    <w:rsid w:val="00585219"/>
    <w:rsid w:val="005860A0"/>
    <w:rsid w:val="00587AE1"/>
    <w:rsid w:val="00594D52"/>
    <w:rsid w:val="00596424"/>
    <w:rsid w:val="005A0889"/>
    <w:rsid w:val="005A1845"/>
    <w:rsid w:val="005A3703"/>
    <w:rsid w:val="005A56D1"/>
    <w:rsid w:val="005A57A5"/>
    <w:rsid w:val="005A6870"/>
    <w:rsid w:val="005B049D"/>
    <w:rsid w:val="005B3F14"/>
    <w:rsid w:val="005B5414"/>
    <w:rsid w:val="005B68FB"/>
    <w:rsid w:val="005C03DD"/>
    <w:rsid w:val="005C108F"/>
    <w:rsid w:val="005C21F2"/>
    <w:rsid w:val="005C2FCB"/>
    <w:rsid w:val="005C4BA8"/>
    <w:rsid w:val="005D1CD8"/>
    <w:rsid w:val="005E0D30"/>
    <w:rsid w:val="005E44D4"/>
    <w:rsid w:val="005E63A0"/>
    <w:rsid w:val="005E689B"/>
    <w:rsid w:val="005F2003"/>
    <w:rsid w:val="005F58AE"/>
    <w:rsid w:val="005F64B8"/>
    <w:rsid w:val="00602F98"/>
    <w:rsid w:val="00606673"/>
    <w:rsid w:val="00607537"/>
    <w:rsid w:val="00607C56"/>
    <w:rsid w:val="0061037C"/>
    <w:rsid w:val="006117B9"/>
    <w:rsid w:val="0062246D"/>
    <w:rsid w:val="006234FD"/>
    <w:rsid w:val="00623AD2"/>
    <w:rsid w:val="00627320"/>
    <w:rsid w:val="00627E9A"/>
    <w:rsid w:val="00631149"/>
    <w:rsid w:val="006313D8"/>
    <w:rsid w:val="0063748B"/>
    <w:rsid w:val="00647243"/>
    <w:rsid w:val="00650CCE"/>
    <w:rsid w:val="006535D3"/>
    <w:rsid w:val="006570D0"/>
    <w:rsid w:val="00662445"/>
    <w:rsid w:val="00666203"/>
    <w:rsid w:val="00666415"/>
    <w:rsid w:val="00667AEA"/>
    <w:rsid w:val="006708E6"/>
    <w:rsid w:val="00674123"/>
    <w:rsid w:val="0067720E"/>
    <w:rsid w:val="006775CA"/>
    <w:rsid w:val="00681B31"/>
    <w:rsid w:val="0068445C"/>
    <w:rsid w:val="0068613D"/>
    <w:rsid w:val="006963F4"/>
    <w:rsid w:val="006A23F4"/>
    <w:rsid w:val="006A44B1"/>
    <w:rsid w:val="006A633C"/>
    <w:rsid w:val="006A6F00"/>
    <w:rsid w:val="006A6FB1"/>
    <w:rsid w:val="006B28F1"/>
    <w:rsid w:val="006B5353"/>
    <w:rsid w:val="006C0484"/>
    <w:rsid w:val="006C055C"/>
    <w:rsid w:val="006C1CDA"/>
    <w:rsid w:val="006C2312"/>
    <w:rsid w:val="006C34E4"/>
    <w:rsid w:val="006C489D"/>
    <w:rsid w:val="006C4B6B"/>
    <w:rsid w:val="006C5BB5"/>
    <w:rsid w:val="006C6E11"/>
    <w:rsid w:val="006D1DEC"/>
    <w:rsid w:val="006D30F3"/>
    <w:rsid w:val="006E1C21"/>
    <w:rsid w:val="006E2A17"/>
    <w:rsid w:val="006E2FC7"/>
    <w:rsid w:val="006E7136"/>
    <w:rsid w:val="006F1F15"/>
    <w:rsid w:val="006F5C45"/>
    <w:rsid w:val="006F759E"/>
    <w:rsid w:val="007008A7"/>
    <w:rsid w:val="00701CD6"/>
    <w:rsid w:val="0070231A"/>
    <w:rsid w:val="007024CE"/>
    <w:rsid w:val="0070372A"/>
    <w:rsid w:val="00704256"/>
    <w:rsid w:val="00704B81"/>
    <w:rsid w:val="00705E39"/>
    <w:rsid w:val="00707147"/>
    <w:rsid w:val="007100DA"/>
    <w:rsid w:val="00711157"/>
    <w:rsid w:val="00711939"/>
    <w:rsid w:val="0071275A"/>
    <w:rsid w:val="007170F2"/>
    <w:rsid w:val="007179A3"/>
    <w:rsid w:val="00717BCD"/>
    <w:rsid w:val="0072153C"/>
    <w:rsid w:val="00722BC5"/>
    <w:rsid w:val="00727E60"/>
    <w:rsid w:val="00730820"/>
    <w:rsid w:val="00733C03"/>
    <w:rsid w:val="00733F52"/>
    <w:rsid w:val="00734241"/>
    <w:rsid w:val="007344A9"/>
    <w:rsid w:val="00735CE5"/>
    <w:rsid w:val="00736460"/>
    <w:rsid w:val="007421BE"/>
    <w:rsid w:val="00744CD4"/>
    <w:rsid w:val="00744EC3"/>
    <w:rsid w:val="00745374"/>
    <w:rsid w:val="00745400"/>
    <w:rsid w:val="007472A5"/>
    <w:rsid w:val="0074736B"/>
    <w:rsid w:val="00750C93"/>
    <w:rsid w:val="00751AFD"/>
    <w:rsid w:val="007530B8"/>
    <w:rsid w:val="007536C5"/>
    <w:rsid w:val="00755089"/>
    <w:rsid w:val="00755256"/>
    <w:rsid w:val="007567CE"/>
    <w:rsid w:val="007612D5"/>
    <w:rsid w:val="00763362"/>
    <w:rsid w:val="00764991"/>
    <w:rsid w:val="007653D0"/>
    <w:rsid w:val="00770707"/>
    <w:rsid w:val="00770F0C"/>
    <w:rsid w:val="007711E6"/>
    <w:rsid w:val="0077200A"/>
    <w:rsid w:val="007729B8"/>
    <w:rsid w:val="00772E6B"/>
    <w:rsid w:val="007739E5"/>
    <w:rsid w:val="00774DE0"/>
    <w:rsid w:val="00776831"/>
    <w:rsid w:val="0078044A"/>
    <w:rsid w:val="007805F0"/>
    <w:rsid w:val="007862A3"/>
    <w:rsid w:val="007914CB"/>
    <w:rsid w:val="00792D72"/>
    <w:rsid w:val="00793534"/>
    <w:rsid w:val="00793D17"/>
    <w:rsid w:val="007967FA"/>
    <w:rsid w:val="00797AB2"/>
    <w:rsid w:val="007A250F"/>
    <w:rsid w:val="007A3819"/>
    <w:rsid w:val="007A4C59"/>
    <w:rsid w:val="007A51B5"/>
    <w:rsid w:val="007A6506"/>
    <w:rsid w:val="007A6DBE"/>
    <w:rsid w:val="007A7C39"/>
    <w:rsid w:val="007B033C"/>
    <w:rsid w:val="007B05B5"/>
    <w:rsid w:val="007B21A4"/>
    <w:rsid w:val="007B310E"/>
    <w:rsid w:val="007B3138"/>
    <w:rsid w:val="007C4961"/>
    <w:rsid w:val="007C4AF7"/>
    <w:rsid w:val="007C6AC0"/>
    <w:rsid w:val="007C6D70"/>
    <w:rsid w:val="007D1E37"/>
    <w:rsid w:val="007D23E0"/>
    <w:rsid w:val="007D4E86"/>
    <w:rsid w:val="007D5F97"/>
    <w:rsid w:val="007E0E58"/>
    <w:rsid w:val="007E35DE"/>
    <w:rsid w:val="007E54A0"/>
    <w:rsid w:val="007F6A38"/>
    <w:rsid w:val="007F711E"/>
    <w:rsid w:val="007F7ACF"/>
    <w:rsid w:val="00800E32"/>
    <w:rsid w:val="00801999"/>
    <w:rsid w:val="00802AA2"/>
    <w:rsid w:val="00805F3B"/>
    <w:rsid w:val="00806F16"/>
    <w:rsid w:val="00810BC4"/>
    <w:rsid w:val="008133E5"/>
    <w:rsid w:val="008163EB"/>
    <w:rsid w:val="008173A4"/>
    <w:rsid w:val="0082350F"/>
    <w:rsid w:val="00823F72"/>
    <w:rsid w:val="00825AAD"/>
    <w:rsid w:val="00825E57"/>
    <w:rsid w:val="0082640B"/>
    <w:rsid w:val="00826C7D"/>
    <w:rsid w:val="00830B5D"/>
    <w:rsid w:val="00831C48"/>
    <w:rsid w:val="00835C88"/>
    <w:rsid w:val="00840D96"/>
    <w:rsid w:val="0084449B"/>
    <w:rsid w:val="00846584"/>
    <w:rsid w:val="00850495"/>
    <w:rsid w:val="00850DFC"/>
    <w:rsid w:val="00853CD6"/>
    <w:rsid w:val="008546D9"/>
    <w:rsid w:val="00854BE4"/>
    <w:rsid w:val="00856C9B"/>
    <w:rsid w:val="0086045A"/>
    <w:rsid w:val="00861D31"/>
    <w:rsid w:val="0086507D"/>
    <w:rsid w:val="00865852"/>
    <w:rsid w:val="00865AE5"/>
    <w:rsid w:val="00867958"/>
    <w:rsid w:val="00867C1D"/>
    <w:rsid w:val="008708EB"/>
    <w:rsid w:val="00872F83"/>
    <w:rsid w:val="0087339D"/>
    <w:rsid w:val="00873B49"/>
    <w:rsid w:val="0087691C"/>
    <w:rsid w:val="00877256"/>
    <w:rsid w:val="00877EE2"/>
    <w:rsid w:val="00881DC4"/>
    <w:rsid w:val="00883823"/>
    <w:rsid w:val="00883BAB"/>
    <w:rsid w:val="008918F8"/>
    <w:rsid w:val="00892811"/>
    <w:rsid w:val="00892CA0"/>
    <w:rsid w:val="008939E7"/>
    <w:rsid w:val="0089676C"/>
    <w:rsid w:val="00897B52"/>
    <w:rsid w:val="008A048D"/>
    <w:rsid w:val="008A0930"/>
    <w:rsid w:val="008A1D6B"/>
    <w:rsid w:val="008A21CC"/>
    <w:rsid w:val="008A386D"/>
    <w:rsid w:val="008A782B"/>
    <w:rsid w:val="008B09E6"/>
    <w:rsid w:val="008B2008"/>
    <w:rsid w:val="008B55F6"/>
    <w:rsid w:val="008B57A4"/>
    <w:rsid w:val="008B7536"/>
    <w:rsid w:val="008B7C6B"/>
    <w:rsid w:val="008C2252"/>
    <w:rsid w:val="008C227E"/>
    <w:rsid w:val="008C2432"/>
    <w:rsid w:val="008C40D5"/>
    <w:rsid w:val="008D0442"/>
    <w:rsid w:val="008D1AB4"/>
    <w:rsid w:val="008D2C38"/>
    <w:rsid w:val="008D34C6"/>
    <w:rsid w:val="008D3CE8"/>
    <w:rsid w:val="008D4FE0"/>
    <w:rsid w:val="008D5B7B"/>
    <w:rsid w:val="008D613E"/>
    <w:rsid w:val="008D728C"/>
    <w:rsid w:val="008E0244"/>
    <w:rsid w:val="008E1181"/>
    <w:rsid w:val="008E1826"/>
    <w:rsid w:val="008E1D81"/>
    <w:rsid w:val="008E2537"/>
    <w:rsid w:val="008E2DF2"/>
    <w:rsid w:val="008E5C56"/>
    <w:rsid w:val="008F4671"/>
    <w:rsid w:val="008F4CC9"/>
    <w:rsid w:val="0090018A"/>
    <w:rsid w:val="00900869"/>
    <w:rsid w:val="00901DB5"/>
    <w:rsid w:val="00904C77"/>
    <w:rsid w:val="00904F1C"/>
    <w:rsid w:val="00905F07"/>
    <w:rsid w:val="00907B55"/>
    <w:rsid w:val="009104BF"/>
    <w:rsid w:val="009159CD"/>
    <w:rsid w:val="0092003E"/>
    <w:rsid w:val="0092082F"/>
    <w:rsid w:val="0092151B"/>
    <w:rsid w:val="0092173B"/>
    <w:rsid w:val="00925900"/>
    <w:rsid w:val="00925E49"/>
    <w:rsid w:val="00926061"/>
    <w:rsid w:val="00926359"/>
    <w:rsid w:val="009266AB"/>
    <w:rsid w:val="00927818"/>
    <w:rsid w:val="00927B06"/>
    <w:rsid w:val="0093155B"/>
    <w:rsid w:val="00931960"/>
    <w:rsid w:val="00933C69"/>
    <w:rsid w:val="009350D5"/>
    <w:rsid w:val="00937039"/>
    <w:rsid w:val="00937FE6"/>
    <w:rsid w:val="0094126F"/>
    <w:rsid w:val="009438CB"/>
    <w:rsid w:val="00943F1B"/>
    <w:rsid w:val="009441FC"/>
    <w:rsid w:val="009478B4"/>
    <w:rsid w:val="00957012"/>
    <w:rsid w:val="00960EFF"/>
    <w:rsid w:val="00961093"/>
    <w:rsid w:val="00964AD9"/>
    <w:rsid w:val="00965A97"/>
    <w:rsid w:val="00966E54"/>
    <w:rsid w:val="0097002D"/>
    <w:rsid w:val="00972498"/>
    <w:rsid w:val="00972BCE"/>
    <w:rsid w:val="00974874"/>
    <w:rsid w:val="00976140"/>
    <w:rsid w:val="009767CA"/>
    <w:rsid w:val="009827AD"/>
    <w:rsid w:val="009854AC"/>
    <w:rsid w:val="009857A9"/>
    <w:rsid w:val="00985BD9"/>
    <w:rsid w:val="009875D6"/>
    <w:rsid w:val="00995DBF"/>
    <w:rsid w:val="0099749F"/>
    <w:rsid w:val="009A279C"/>
    <w:rsid w:val="009A2DC1"/>
    <w:rsid w:val="009A46F2"/>
    <w:rsid w:val="009A5975"/>
    <w:rsid w:val="009A5B1B"/>
    <w:rsid w:val="009B00E8"/>
    <w:rsid w:val="009B26CC"/>
    <w:rsid w:val="009B760A"/>
    <w:rsid w:val="009C2E4E"/>
    <w:rsid w:val="009C3AF4"/>
    <w:rsid w:val="009C5FD6"/>
    <w:rsid w:val="009C625E"/>
    <w:rsid w:val="009C6DB1"/>
    <w:rsid w:val="009D1E1A"/>
    <w:rsid w:val="009D2804"/>
    <w:rsid w:val="009D319D"/>
    <w:rsid w:val="009D3DAD"/>
    <w:rsid w:val="009D43F0"/>
    <w:rsid w:val="009D5D9F"/>
    <w:rsid w:val="009D6A13"/>
    <w:rsid w:val="009D71FB"/>
    <w:rsid w:val="009D788B"/>
    <w:rsid w:val="009D78BF"/>
    <w:rsid w:val="009D7DF7"/>
    <w:rsid w:val="009E1F9B"/>
    <w:rsid w:val="009E2871"/>
    <w:rsid w:val="009E2E66"/>
    <w:rsid w:val="009E4E53"/>
    <w:rsid w:val="009E562B"/>
    <w:rsid w:val="009E6C3F"/>
    <w:rsid w:val="009E7AB0"/>
    <w:rsid w:val="009F006C"/>
    <w:rsid w:val="009F0AE9"/>
    <w:rsid w:val="009F1329"/>
    <w:rsid w:val="009F15BD"/>
    <w:rsid w:val="009F30DF"/>
    <w:rsid w:val="009F48CE"/>
    <w:rsid w:val="009F49B3"/>
    <w:rsid w:val="009F56CF"/>
    <w:rsid w:val="00A02908"/>
    <w:rsid w:val="00A039EE"/>
    <w:rsid w:val="00A03C69"/>
    <w:rsid w:val="00A045A6"/>
    <w:rsid w:val="00A104E2"/>
    <w:rsid w:val="00A11276"/>
    <w:rsid w:val="00A116D3"/>
    <w:rsid w:val="00A13183"/>
    <w:rsid w:val="00A14A80"/>
    <w:rsid w:val="00A1552F"/>
    <w:rsid w:val="00A157B4"/>
    <w:rsid w:val="00A16238"/>
    <w:rsid w:val="00A17CBD"/>
    <w:rsid w:val="00A22329"/>
    <w:rsid w:val="00A23FCC"/>
    <w:rsid w:val="00A25008"/>
    <w:rsid w:val="00A272FB"/>
    <w:rsid w:val="00A27CFA"/>
    <w:rsid w:val="00A31E3B"/>
    <w:rsid w:val="00A336C7"/>
    <w:rsid w:val="00A35981"/>
    <w:rsid w:val="00A40D74"/>
    <w:rsid w:val="00A41D5A"/>
    <w:rsid w:val="00A42404"/>
    <w:rsid w:val="00A44EEB"/>
    <w:rsid w:val="00A45A92"/>
    <w:rsid w:val="00A46FCD"/>
    <w:rsid w:val="00A47C60"/>
    <w:rsid w:val="00A50509"/>
    <w:rsid w:val="00A50A0A"/>
    <w:rsid w:val="00A55249"/>
    <w:rsid w:val="00A55377"/>
    <w:rsid w:val="00A55506"/>
    <w:rsid w:val="00A56FC9"/>
    <w:rsid w:val="00A57BAF"/>
    <w:rsid w:val="00A6498D"/>
    <w:rsid w:val="00A64C48"/>
    <w:rsid w:val="00A666C5"/>
    <w:rsid w:val="00A71456"/>
    <w:rsid w:val="00A718DF"/>
    <w:rsid w:val="00A72F40"/>
    <w:rsid w:val="00A74E26"/>
    <w:rsid w:val="00A754A2"/>
    <w:rsid w:val="00A776D2"/>
    <w:rsid w:val="00A800C9"/>
    <w:rsid w:val="00A815AC"/>
    <w:rsid w:val="00A81C3C"/>
    <w:rsid w:val="00A83879"/>
    <w:rsid w:val="00A84681"/>
    <w:rsid w:val="00A86720"/>
    <w:rsid w:val="00A86CDB"/>
    <w:rsid w:val="00A90B98"/>
    <w:rsid w:val="00A92019"/>
    <w:rsid w:val="00A97CCF"/>
    <w:rsid w:val="00AA090F"/>
    <w:rsid w:val="00AA0C82"/>
    <w:rsid w:val="00AA0C99"/>
    <w:rsid w:val="00AA176C"/>
    <w:rsid w:val="00AB04FC"/>
    <w:rsid w:val="00AB312B"/>
    <w:rsid w:val="00AB57B7"/>
    <w:rsid w:val="00AB5C7E"/>
    <w:rsid w:val="00AB628C"/>
    <w:rsid w:val="00AB64A1"/>
    <w:rsid w:val="00AC23DA"/>
    <w:rsid w:val="00AC3C78"/>
    <w:rsid w:val="00AC5BD9"/>
    <w:rsid w:val="00AD08C0"/>
    <w:rsid w:val="00AD2EED"/>
    <w:rsid w:val="00AD4316"/>
    <w:rsid w:val="00AD44EA"/>
    <w:rsid w:val="00AD5D28"/>
    <w:rsid w:val="00AD634E"/>
    <w:rsid w:val="00AE15D4"/>
    <w:rsid w:val="00AE22A0"/>
    <w:rsid w:val="00AE27AC"/>
    <w:rsid w:val="00AE333E"/>
    <w:rsid w:val="00AE33E4"/>
    <w:rsid w:val="00AE4B61"/>
    <w:rsid w:val="00AE4C7F"/>
    <w:rsid w:val="00AE7C3F"/>
    <w:rsid w:val="00AF2420"/>
    <w:rsid w:val="00AF3918"/>
    <w:rsid w:val="00AF45E3"/>
    <w:rsid w:val="00AF4828"/>
    <w:rsid w:val="00AF4DC4"/>
    <w:rsid w:val="00AF5D4A"/>
    <w:rsid w:val="00AF5ECA"/>
    <w:rsid w:val="00AF61A1"/>
    <w:rsid w:val="00AF72EA"/>
    <w:rsid w:val="00AF7A3A"/>
    <w:rsid w:val="00AF7D4D"/>
    <w:rsid w:val="00B02B04"/>
    <w:rsid w:val="00B0424D"/>
    <w:rsid w:val="00B06B9F"/>
    <w:rsid w:val="00B1095A"/>
    <w:rsid w:val="00B10A0E"/>
    <w:rsid w:val="00B116E1"/>
    <w:rsid w:val="00B1218D"/>
    <w:rsid w:val="00B12542"/>
    <w:rsid w:val="00B161F7"/>
    <w:rsid w:val="00B207CF"/>
    <w:rsid w:val="00B21D4E"/>
    <w:rsid w:val="00B220CE"/>
    <w:rsid w:val="00B22582"/>
    <w:rsid w:val="00B2364E"/>
    <w:rsid w:val="00B24015"/>
    <w:rsid w:val="00B25DEB"/>
    <w:rsid w:val="00B302CC"/>
    <w:rsid w:val="00B30756"/>
    <w:rsid w:val="00B35636"/>
    <w:rsid w:val="00B35DCE"/>
    <w:rsid w:val="00B4025E"/>
    <w:rsid w:val="00B4329B"/>
    <w:rsid w:val="00B4623E"/>
    <w:rsid w:val="00B47032"/>
    <w:rsid w:val="00B50344"/>
    <w:rsid w:val="00B50CCB"/>
    <w:rsid w:val="00B518AF"/>
    <w:rsid w:val="00B52570"/>
    <w:rsid w:val="00B553B5"/>
    <w:rsid w:val="00B55F23"/>
    <w:rsid w:val="00B56A6F"/>
    <w:rsid w:val="00B63170"/>
    <w:rsid w:val="00B71591"/>
    <w:rsid w:val="00B73A93"/>
    <w:rsid w:val="00B75884"/>
    <w:rsid w:val="00B765F3"/>
    <w:rsid w:val="00B84AE3"/>
    <w:rsid w:val="00B908F7"/>
    <w:rsid w:val="00B90D8E"/>
    <w:rsid w:val="00B919C0"/>
    <w:rsid w:val="00B92E29"/>
    <w:rsid w:val="00B94191"/>
    <w:rsid w:val="00BA0A36"/>
    <w:rsid w:val="00BA35ED"/>
    <w:rsid w:val="00BA59DB"/>
    <w:rsid w:val="00BB26BB"/>
    <w:rsid w:val="00BB5B5F"/>
    <w:rsid w:val="00BC282C"/>
    <w:rsid w:val="00BC691F"/>
    <w:rsid w:val="00BC6BA2"/>
    <w:rsid w:val="00BD1550"/>
    <w:rsid w:val="00BD2D78"/>
    <w:rsid w:val="00BD330B"/>
    <w:rsid w:val="00BD4DB1"/>
    <w:rsid w:val="00BE0AB2"/>
    <w:rsid w:val="00BE2FD9"/>
    <w:rsid w:val="00BE3064"/>
    <w:rsid w:val="00BE3AFF"/>
    <w:rsid w:val="00BE736D"/>
    <w:rsid w:val="00BF2E9E"/>
    <w:rsid w:val="00BF637A"/>
    <w:rsid w:val="00C02626"/>
    <w:rsid w:val="00C040FD"/>
    <w:rsid w:val="00C059E3"/>
    <w:rsid w:val="00C064D8"/>
    <w:rsid w:val="00C07E4F"/>
    <w:rsid w:val="00C1258C"/>
    <w:rsid w:val="00C14C62"/>
    <w:rsid w:val="00C16CD5"/>
    <w:rsid w:val="00C2035E"/>
    <w:rsid w:val="00C2074E"/>
    <w:rsid w:val="00C20ACB"/>
    <w:rsid w:val="00C23E93"/>
    <w:rsid w:val="00C24E97"/>
    <w:rsid w:val="00C2572C"/>
    <w:rsid w:val="00C26578"/>
    <w:rsid w:val="00C279B6"/>
    <w:rsid w:val="00C308B1"/>
    <w:rsid w:val="00C30957"/>
    <w:rsid w:val="00C3656C"/>
    <w:rsid w:val="00C367DD"/>
    <w:rsid w:val="00C416DE"/>
    <w:rsid w:val="00C41B8E"/>
    <w:rsid w:val="00C4544D"/>
    <w:rsid w:val="00C4701D"/>
    <w:rsid w:val="00C5430A"/>
    <w:rsid w:val="00C55FBF"/>
    <w:rsid w:val="00C606B1"/>
    <w:rsid w:val="00C62082"/>
    <w:rsid w:val="00C636BF"/>
    <w:rsid w:val="00C70DEB"/>
    <w:rsid w:val="00C70F47"/>
    <w:rsid w:val="00C712D1"/>
    <w:rsid w:val="00C75277"/>
    <w:rsid w:val="00C75D68"/>
    <w:rsid w:val="00C77719"/>
    <w:rsid w:val="00C8031C"/>
    <w:rsid w:val="00C849A7"/>
    <w:rsid w:val="00C84C0B"/>
    <w:rsid w:val="00C90461"/>
    <w:rsid w:val="00C915DE"/>
    <w:rsid w:val="00C9275F"/>
    <w:rsid w:val="00C96FEB"/>
    <w:rsid w:val="00CA0254"/>
    <w:rsid w:val="00CA3B21"/>
    <w:rsid w:val="00CA5711"/>
    <w:rsid w:val="00CA6531"/>
    <w:rsid w:val="00CA6BDD"/>
    <w:rsid w:val="00CA7984"/>
    <w:rsid w:val="00CB3123"/>
    <w:rsid w:val="00CB38E4"/>
    <w:rsid w:val="00CB7A1B"/>
    <w:rsid w:val="00CC0D01"/>
    <w:rsid w:val="00CC2920"/>
    <w:rsid w:val="00CC75FF"/>
    <w:rsid w:val="00CD2758"/>
    <w:rsid w:val="00CD3A13"/>
    <w:rsid w:val="00CD642A"/>
    <w:rsid w:val="00CE0926"/>
    <w:rsid w:val="00CE5F20"/>
    <w:rsid w:val="00CF5EE8"/>
    <w:rsid w:val="00CF69A5"/>
    <w:rsid w:val="00D04554"/>
    <w:rsid w:val="00D07444"/>
    <w:rsid w:val="00D10FF9"/>
    <w:rsid w:val="00D11FA8"/>
    <w:rsid w:val="00D122A4"/>
    <w:rsid w:val="00D1251E"/>
    <w:rsid w:val="00D16A0B"/>
    <w:rsid w:val="00D17036"/>
    <w:rsid w:val="00D1790C"/>
    <w:rsid w:val="00D17CEC"/>
    <w:rsid w:val="00D20469"/>
    <w:rsid w:val="00D23DC4"/>
    <w:rsid w:val="00D24209"/>
    <w:rsid w:val="00D27180"/>
    <w:rsid w:val="00D30F57"/>
    <w:rsid w:val="00D33AA3"/>
    <w:rsid w:val="00D354B1"/>
    <w:rsid w:val="00D3746D"/>
    <w:rsid w:val="00D40B36"/>
    <w:rsid w:val="00D40D62"/>
    <w:rsid w:val="00D43ED3"/>
    <w:rsid w:val="00D44265"/>
    <w:rsid w:val="00D44312"/>
    <w:rsid w:val="00D4529C"/>
    <w:rsid w:val="00D45385"/>
    <w:rsid w:val="00D51C3D"/>
    <w:rsid w:val="00D52E42"/>
    <w:rsid w:val="00D5606B"/>
    <w:rsid w:val="00D56FAB"/>
    <w:rsid w:val="00D635D0"/>
    <w:rsid w:val="00D67260"/>
    <w:rsid w:val="00D67978"/>
    <w:rsid w:val="00D706F4"/>
    <w:rsid w:val="00D72A21"/>
    <w:rsid w:val="00D7313D"/>
    <w:rsid w:val="00D737A7"/>
    <w:rsid w:val="00D77F3C"/>
    <w:rsid w:val="00D8009B"/>
    <w:rsid w:val="00D833E3"/>
    <w:rsid w:val="00D84663"/>
    <w:rsid w:val="00D86459"/>
    <w:rsid w:val="00D87CA2"/>
    <w:rsid w:val="00D90835"/>
    <w:rsid w:val="00D91630"/>
    <w:rsid w:val="00D936C8"/>
    <w:rsid w:val="00D9386B"/>
    <w:rsid w:val="00D95913"/>
    <w:rsid w:val="00DB0A64"/>
    <w:rsid w:val="00DB31B1"/>
    <w:rsid w:val="00DB5965"/>
    <w:rsid w:val="00DB5D35"/>
    <w:rsid w:val="00DB6CEE"/>
    <w:rsid w:val="00DC03FE"/>
    <w:rsid w:val="00DC0EAB"/>
    <w:rsid w:val="00DC33DB"/>
    <w:rsid w:val="00DC44BE"/>
    <w:rsid w:val="00DC6CBE"/>
    <w:rsid w:val="00DD0447"/>
    <w:rsid w:val="00DD227E"/>
    <w:rsid w:val="00DD30B1"/>
    <w:rsid w:val="00DD3AF3"/>
    <w:rsid w:val="00DD755B"/>
    <w:rsid w:val="00DE01C4"/>
    <w:rsid w:val="00DE0A18"/>
    <w:rsid w:val="00DE2D25"/>
    <w:rsid w:val="00DF2DB6"/>
    <w:rsid w:val="00DF437E"/>
    <w:rsid w:val="00DF5B94"/>
    <w:rsid w:val="00E00A1A"/>
    <w:rsid w:val="00E01F6E"/>
    <w:rsid w:val="00E01FEA"/>
    <w:rsid w:val="00E06955"/>
    <w:rsid w:val="00E105C2"/>
    <w:rsid w:val="00E138B3"/>
    <w:rsid w:val="00E1535B"/>
    <w:rsid w:val="00E1588E"/>
    <w:rsid w:val="00E170B4"/>
    <w:rsid w:val="00E2002C"/>
    <w:rsid w:val="00E23B36"/>
    <w:rsid w:val="00E260B2"/>
    <w:rsid w:val="00E300AC"/>
    <w:rsid w:val="00E31969"/>
    <w:rsid w:val="00E31C35"/>
    <w:rsid w:val="00E32663"/>
    <w:rsid w:val="00E3407C"/>
    <w:rsid w:val="00E35E45"/>
    <w:rsid w:val="00E376E3"/>
    <w:rsid w:val="00E40CCB"/>
    <w:rsid w:val="00E40F1C"/>
    <w:rsid w:val="00E41002"/>
    <w:rsid w:val="00E43285"/>
    <w:rsid w:val="00E4596D"/>
    <w:rsid w:val="00E45F15"/>
    <w:rsid w:val="00E47A2A"/>
    <w:rsid w:val="00E500FA"/>
    <w:rsid w:val="00E50279"/>
    <w:rsid w:val="00E50599"/>
    <w:rsid w:val="00E50917"/>
    <w:rsid w:val="00E52462"/>
    <w:rsid w:val="00E5351F"/>
    <w:rsid w:val="00E538E7"/>
    <w:rsid w:val="00E615DF"/>
    <w:rsid w:val="00E62A7A"/>
    <w:rsid w:val="00E64C61"/>
    <w:rsid w:val="00E64F93"/>
    <w:rsid w:val="00E6561D"/>
    <w:rsid w:val="00E670C2"/>
    <w:rsid w:val="00E7105D"/>
    <w:rsid w:val="00E7190D"/>
    <w:rsid w:val="00E72CFD"/>
    <w:rsid w:val="00E736F0"/>
    <w:rsid w:val="00E74751"/>
    <w:rsid w:val="00E77195"/>
    <w:rsid w:val="00E77AA4"/>
    <w:rsid w:val="00E802C1"/>
    <w:rsid w:val="00E80A5E"/>
    <w:rsid w:val="00E81E1F"/>
    <w:rsid w:val="00E82E24"/>
    <w:rsid w:val="00E82F93"/>
    <w:rsid w:val="00E83BAA"/>
    <w:rsid w:val="00E84B09"/>
    <w:rsid w:val="00E94518"/>
    <w:rsid w:val="00E95EBE"/>
    <w:rsid w:val="00E96A15"/>
    <w:rsid w:val="00E97737"/>
    <w:rsid w:val="00E978C7"/>
    <w:rsid w:val="00EA2115"/>
    <w:rsid w:val="00EA3FAB"/>
    <w:rsid w:val="00EA66EB"/>
    <w:rsid w:val="00EB055B"/>
    <w:rsid w:val="00EB09BF"/>
    <w:rsid w:val="00EB1FF2"/>
    <w:rsid w:val="00EB3797"/>
    <w:rsid w:val="00EB4E56"/>
    <w:rsid w:val="00EB6824"/>
    <w:rsid w:val="00EC19D6"/>
    <w:rsid w:val="00EC575E"/>
    <w:rsid w:val="00ED1274"/>
    <w:rsid w:val="00ED167E"/>
    <w:rsid w:val="00ED29C2"/>
    <w:rsid w:val="00ED422D"/>
    <w:rsid w:val="00ED5912"/>
    <w:rsid w:val="00ED5D84"/>
    <w:rsid w:val="00ED7BE5"/>
    <w:rsid w:val="00EE042A"/>
    <w:rsid w:val="00EE0509"/>
    <w:rsid w:val="00EE0D69"/>
    <w:rsid w:val="00EE174E"/>
    <w:rsid w:val="00EE3CD2"/>
    <w:rsid w:val="00EF1F9E"/>
    <w:rsid w:val="00EF375A"/>
    <w:rsid w:val="00EF40C7"/>
    <w:rsid w:val="00EF67A0"/>
    <w:rsid w:val="00EF7B2C"/>
    <w:rsid w:val="00F00205"/>
    <w:rsid w:val="00F01206"/>
    <w:rsid w:val="00F016CE"/>
    <w:rsid w:val="00F05681"/>
    <w:rsid w:val="00F07199"/>
    <w:rsid w:val="00F13001"/>
    <w:rsid w:val="00F141C6"/>
    <w:rsid w:val="00F161DA"/>
    <w:rsid w:val="00F22B9E"/>
    <w:rsid w:val="00F22E5F"/>
    <w:rsid w:val="00F24920"/>
    <w:rsid w:val="00F26316"/>
    <w:rsid w:val="00F345BC"/>
    <w:rsid w:val="00F362DC"/>
    <w:rsid w:val="00F37E44"/>
    <w:rsid w:val="00F44CA2"/>
    <w:rsid w:val="00F5151C"/>
    <w:rsid w:val="00F53BB7"/>
    <w:rsid w:val="00F57091"/>
    <w:rsid w:val="00F60817"/>
    <w:rsid w:val="00F61E9D"/>
    <w:rsid w:val="00F64958"/>
    <w:rsid w:val="00F66609"/>
    <w:rsid w:val="00F705C0"/>
    <w:rsid w:val="00F74F1E"/>
    <w:rsid w:val="00F77A2E"/>
    <w:rsid w:val="00F80625"/>
    <w:rsid w:val="00F844D7"/>
    <w:rsid w:val="00F85F91"/>
    <w:rsid w:val="00F86D3A"/>
    <w:rsid w:val="00F87A28"/>
    <w:rsid w:val="00F94398"/>
    <w:rsid w:val="00F94580"/>
    <w:rsid w:val="00F953FE"/>
    <w:rsid w:val="00F95923"/>
    <w:rsid w:val="00F9614E"/>
    <w:rsid w:val="00F96B05"/>
    <w:rsid w:val="00F9735E"/>
    <w:rsid w:val="00F97633"/>
    <w:rsid w:val="00FA68D9"/>
    <w:rsid w:val="00FB0BC6"/>
    <w:rsid w:val="00FB20C3"/>
    <w:rsid w:val="00FB3B2B"/>
    <w:rsid w:val="00FB5CE2"/>
    <w:rsid w:val="00FB6C2B"/>
    <w:rsid w:val="00FB7584"/>
    <w:rsid w:val="00FC17B7"/>
    <w:rsid w:val="00FC2D27"/>
    <w:rsid w:val="00FC2D90"/>
    <w:rsid w:val="00FC6F82"/>
    <w:rsid w:val="00FD0095"/>
    <w:rsid w:val="00FD1F69"/>
    <w:rsid w:val="00FD3B7F"/>
    <w:rsid w:val="00FD45E6"/>
    <w:rsid w:val="00FD4C10"/>
    <w:rsid w:val="00FD68DF"/>
    <w:rsid w:val="00FE0A94"/>
    <w:rsid w:val="00FE0AA0"/>
    <w:rsid w:val="00FE7886"/>
    <w:rsid w:val="00FE7E1D"/>
    <w:rsid w:val="00FF0AEB"/>
    <w:rsid w:val="00FF12AC"/>
    <w:rsid w:val="00FF1803"/>
    <w:rsid w:val="00FF3C52"/>
    <w:rsid w:val="00FF3C95"/>
    <w:rsid w:val="00FF4D1D"/>
    <w:rsid w:val="00FF4F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38A71"/>
  <w15:docId w15:val="{F315D9E3-2939-4226-B5E2-33ED7BB4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 w:unhideWhenUsed="1" w:qFormat="1"/>
    <w:lsdException w:name="heading 3" w:semiHidden="1" w:uiPriority="9" w:unhideWhenUsed="1" w:qFormat="1"/>
    <w:lsdException w:name="heading 4" w:semiHidden="1" w:uiPriority="9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Normal Inden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qFormat="1"/>
    <w:lsdException w:name="Default Paragraph Font" w:uiPriority="1"/>
    <w:lsdException w:name="Body Text Indent" w:uiPriority="99"/>
    <w:lsdException w:name="Subtitle" w:qFormat="1"/>
    <w:lsdException w:name="Body Text 3" w:uiPriority="99"/>
    <w:lsdException w:name="Body Text Indent 2" w:uiPriority="99"/>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8361E"/>
    <w:pPr>
      <w:suppressAutoHyphens/>
    </w:pPr>
    <w:rPr>
      <w:sz w:val="24"/>
      <w:szCs w:val="24"/>
      <w:lang w:eastAsia="ar-SA"/>
    </w:rPr>
  </w:style>
  <w:style w:type="paragraph" w:styleId="Titolo1">
    <w:name w:val="heading 1"/>
    <w:basedOn w:val="Normale"/>
    <w:next w:val="Normale"/>
    <w:link w:val="Titolo1Carattere"/>
    <w:uiPriority w:val="99"/>
    <w:qFormat/>
    <w:rsid w:val="0058361E"/>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val="0"/>
      <w:spacing w:line="240" w:lineRule="atLeast"/>
      <w:jc w:val="right"/>
      <w:outlineLvl w:val="0"/>
    </w:pPr>
    <w:rPr>
      <w:rFonts w:ascii="Times" w:hAnsi="Times"/>
      <w:color w:val="000000"/>
      <w:sz w:val="28"/>
      <w:szCs w:val="20"/>
      <w:lang w:val="en-US" w:eastAsia="x-none"/>
    </w:rPr>
  </w:style>
  <w:style w:type="paragraph" w:styleId="Titolo2">
    <w:name w:val="heading 2"/>
    <w:basedOn w:val="Normale"/>
    <w:next w:val="Normale"/>
    <w:link w:val="Titolo2Carattere"/>
    <w:uiPriority w:val="9"/>
    <w:unhideWhenUsed/>
    <w:qFormat/>
    <w:rsid w:val="007A6DBE"/>
    <w:pPr>
      <w:keepNext/>
      <w:spacing w:before="240" w:after="60"/>
      <w:outlineLvl w:val="1"/>
    </w:pPr>
    <w:rPr>
      <w:rFonts w:ascii="Cambria" w:hAnsi="Cambria"/>
      <w:b/>
      <w:bCs/>
      <w:i/>
      <w:iCs/>
      <w:sz w:val="28"/>
      <w:szCs w:val="28"/>
      <w:lang w:val="x-none"/>
    </w:rPr>
  </w:style>
  <w:style w:type="paragraph" w:styleId="Titolo3">
    <w:name w:val="heading 3"/>
    <w:basedOn w:val="Normale"/>
    <w:next w:val="Normale"/>
    <w:link w:val="Titolo3Carattere"/>
    <w:uiPriority w:val="9"/>
    <w:unhideWhenUsed/>
    <w:qFormat/>
    <w:rsid w:val="00E35E45"/>
    <w:pPr>
      <w:keepNext/>
      <w:spacing w:before="240" w:after="60"/>
      <w:outlineLvl w:val="2"/>
    </w:pPr>
    <w:rPr>
      <w:rFonts w:ascii="Cambria" w:hAnsi="Cambria"/>
      <w:b/>
      <w:bCs/>
      <w:sz w:val="26"/>
      <w:szCs w:val="26"/>
      <w:lang w:val="x-none"/>
    </w:rPr>
  </w:style>
  <w:style w:type="paragraph" w:styleId="Titolo4">
    <w:name w:val="heading 4"/>
    <w:basedOn w:val="Normale"/>
    <w:next w:val="Normale"/>
    <w:link w:val="Titolo4Carattere"/>
    <w:uiPriority w:val="99"/>
    <w:unhideWhenUsed/>
    <w:qFormat/>
    <w:rsid w:val="0058361E"/>
    <w:pPr>
      <w:keepNext/>
      <w:spacing w:before="240" w:after="60"/>
      <w:outlineLvl w:val="3"/>
    </w:pPr>
    <w:rPr>
      <w:rFonts w:ascii="Calibri" w:hAnsi="Calibri"/>
      <w:b/>
      <w:bCs/>
      <w:sz w:val="28"/>
      <w:szCs w:val="28"/>
    </w:rPr>
  </w:style>
  <w:style w:type="paragraph" w:styleId="Titolo5">
    <w:name w:val="heading 5"/>
    <w:basedOn w:val="Normale"/>
    <w:next w:val="Normale"/>
    <w:link w:val="Titolo5Carattere"/>
    <w:uiPriority w:val="9"/>
    <w:unhideWhenUsed/>
    <w:qFormat/>
    <w:rsid w:val="00E7105D"/>
    <w:pPr>
      <w:spacing w:before="240" w:after="60"/>
      <w:outlineLvl w:val="4"/>
    </w:pPr>
    <w:rPr>
      <w:rFonts w:ascii="Calibri" w:hAnsi="Calibri"/>
      <w:b/>
      <w:bCs/>
      <w:i/>
      <w:iCs/>
      <w:sz w:val="26"/>
      <w:szCs w:val="26"/>
    </w:rPr>
  </w:style>
  <w:style w:type="paragraph" w:styleId="Titolo6">
    <w:name w:val="heading 6"/>
    <w:basedOn w:val="Normale"/>
    <w:next w:val="Normale"/>
    <w:link w:val="Titolo6Carattere"/>
    <w:unhideWhenUsed/>
    <w:qFormat/>
    <w:rsid w:val="00E7105D"/>
    <w:pPr>
      <w:spacing w:before="240" w:after="60"/>
      <w:outlineLvl w:val="5"/>
    </w:pPr>
    <w:rPr>
      <w:rFonts w:ascii="Calibri" w:hAnsi="Calibri"/>
      <w:b/>
      <w:bCs/>
      <w:sz w:val="22"/>
      <w:szCs w:val="22"/>
    </w:rPr>
  </w:style>
  <w:style w:type="paragraph" w:styleId="Titolo7">
    <w:name w:val="heading 7"/>
    <w:basedOn w:val="Normale"/>
    <w:next w:val="Normale"/>
    <w:link w:val="Titolo7Carattere"/>
    <w:uiPriority w:val="9"/>
    <w:unhideWhenUsed/>
    <w:qFormat/>
    <w:rsid w:val="00E7105D"/>
    <w:pPr>
      <w:spacing w:before="240" w:after="60"/>
      <w:outlineLvl w:val="6"/>
    </w:pPr>
    <w:rPr>
      <w:rFonts w:ascii="Calibri" w:hAnsi="Calibri"/>
    </w:rPr>
  </w:style>
  <w:style w:type="paragraph" w:styleId="Titolo8">
    <w:name w:val="heading 8"/>
    <w:basedOn w:val="Normale"/>
    <w:next w:val="Normale"/>
    <w:link w:val="Titolo8Carattere"/>
    <w:uiPriority w:val="9"/>
    <w:semiHidden/>
    <w:unhideWhenUsed/>
    <w:qFormat/>
    <w:rsid w:val="000406C4"/>
    <w:pPr>
      <w:tabs>
        <w:tab w:val="num" w:pos="5760"/>
      </w:tabs>
      <w:suppressAutoHyphens w:val="0"/>
      <w:spacing w:before="240" w:after="60"/>
      <w:ind w:left="5760" w:hanging="720"/>
      <w:outlineLvl w:val="7"/>
    </w:pPr>
    <w:rPr>
      <w:rFonts w:ascii="Calibri" w:hAnsi="Calibri"/>
      <w:i/>
      <w:iCs/>
      <w:lang w:val="en-US" w:eastAsia="en-US"/>
    </w:rPr>
  </w:style>
  <w:style w:type="paragraph" w:styleId="Titolo9">
    <w:name w:val="heading 9"/>
    <w:basedOn w:val="Normale"/>
    <w:next w:val="Normale"/>
    <w:link w:val="Titolo9Carattere"/>
    <w:uiPriority w:val="9"/>
    <w:semiHidden/>
    <w:unhideWhenUsed/>
    <w:qFormat/>
    <w:rsid w:val="000406C4"/>
    <w:pPr>
      <w:tabs>
        <w:tab w:val="num" w:pos="6480"/>
      </w:tabs>
      <w:suppressAutoHyphens w:val="0"/>
      <w:spacing w:before="240" w:after="60"/>
      <w:ind w:left="6480" w:hanging="720"/>
      <w:outlineLvl w:val="8"/>
    </w:pPr>
    <w:rPr>
      <w:rFonts w:ascii="Cambria" w:hAnsi="Cambria"/>
      <w:sz w:val="22"/>
      <w:szCs w:val="22"/>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58361E"/>
    <w:pPr>
      <w:tabs>
        <w:tab w:val="center" w:pos="4819"/>
        <w:tab w:val="right" w:pos="9638"/>
      </w:tabs>
    </w:pPr>
    <w:rPr>
      <w:lang w:val="x-none"/>
    </w:rPr>
  </w:style>
  <w:style w:type="paragraph" w:styleId="Pidipagina">
    <w:name w:val="footer"/>
    <w:basedOn w:val="Normale"/>
    <w:link w:val="PidipaginaCarattere"/>
    <w:uiPriority w:val="99"/>
    <w:rsid w:val="0058361E"/>
    <w:pPr>
      <w:tabs>
        <w:tab w:val="center" w:pos="4819"/>
        <w:tab w:val="right" w:pos="9638"/>
      </w:tabs>
    </w:pPr>
  </w:style>
  <w:style w:type="paragraph" w:customStyle="1" w:styleId="Lettera">
    <w:name w:val="Lettera"/>
    <w:rsid w:val="00AF4828"/>
    <w:pPr>
      <w:spacing w:line="288" w:lineRule="auto"/>
      <w:jc w:val="both"/>
    </w:pPr>
    <w:rPr>
      <w:rFonts w:eastAsia="MS Mincho"/>
      <w:noProof/>
      <w:sz w:val="22"/>
    </w:rPr>
  </w:style>
  <w:style w:type="paragraph" w:customStyle="1" w:styleId="PinkFluffy">
    <w:name w:val="PinkFluffy"/>
    <w:rsid w:val="00407C0B"/>
    <w:pPr>
      <w:spacing w:line="288" w:lineRule="auto"/>
      <w:jc w:val="both"/>
    </w:pPr>
    <w:rPr>
      <w:sz w:val="22"/>
    </w:rPr>
  </w:style>
  <w:style w:type="character" w:customStyle="1" w:styleId="IntestazioneCarattere">
    <w:name w:val="Intestazione Carattere"/>
    <w:link w:val="Intestazione"/>
    <w:uiPriority w:val="99"/>
    <w:locked/>
    <w:rsid w:val="002D41F5"/>
    <w:rPr>
      <w:sz w:val="24"/>
      <w:szCs w:val="24"/>
      <w:lang w:val="x-none" w:eastAsia="ar-SA"/>
    </w:rPr>
  </w:style>
  <w:style w:type="paragraph" w:styleId="Corpotesto">
    <w:name w:val="Body Text"/>
    <w:aliases w:val="Corpo del testo"/>
    <w:basedOn w:val="Normale"/>
    <w:link w:val="CorpotestoCarattere1"/>
    <w:rsid w:val="0058361E"/>
    <w:pPr>
      <w:suppressAutoHyphens w:val="0"/>
      <w:spacing w:after="120"/>
    </w:pPr>
    <w:rPr>
      <w:lang w:eastAsia="it-IT"/>
    </w:rPr>
  </w:style>
  <w:style w:type="character" w:customStyle="1" w:styleId="CorpotestoCarattere1">
    <w:name w:val="Corpo testo Carattere1"/>
    <w:aliases w:val="Corpo del testo Carattere"/>
    <w:link w:val="Corpotesto"/>
    <w:rsid w:val="002D41F5"/>
    <w:rPr>
      <w:sz w:val="24"/>
      <w:szCs w:val="24"/>
    </w:rPr>
  </w:style>
  <w:style w:type="character" w:customStyle="1" w:styleId="CharacterStyle2">
    <w:name w:val="Character Style 2"/>
    <w:rsid w:val="002D41F5"/>
    <w:rPr>
      <w:sz w:val="20"/>
      <w:szCs w:val="20"/>
    </w:rPr>
  </w:style>
  <w:style w:type="character" w:customStyle="1" w:styleId="CharacterStyle1">
    <w:name w:val="Character Style 1"/>
    <w:rsid w:val="002D41F5"/>
    <w:rPr>
      <w:sz w:val="23"/>
      <w:szCs w:val="23"/>
    </w:rPr>
  </w:style>
  <w:style w:type="paragraph" w:styleId="Rientrocorpodeltesto">
    <w:name w:val="Body Text Indent"/>
    <w:basedOn w:val="Normale"/>
    <w:link w:val="RientrocorpodeltestoCarattere"/>
    <w:uiPriority w:val="99"/>
    <w:rsid w:val="0058361E"/>
    <w:pPr>
      <w:spacing w:after="120"/>
      <w:ind w:left="283"/>
    </w:pPr>
    <w:rPr>
      <w:lang w:val="x-none"/>
    </w:rPr>
  </w:style>
  <w:style w:type="character" w:customStyle="1" w:styleId="RientrocorpodeltestoCarattere">
    <w:name w:val="Rientro corpo del testo Carattere"/>
    <w:link w:val="Rientrocorpodeltesto"/>
    <w:uiPriority w:val="99"/>
    <w:rsid w:val="007B21A4"/>
    <w:rPr>
      <w:sz w:val="24"/>
      <w:szCs w:val="24"/>
      <w:lang w:val="x-none" w:eastAsia="ar-SA"/>
    </w:rPr>
  </w:style>
  <w:style w:type="paragraph" w:styleId="Paragrafoelenco">
    <w:name w:val="List Paragraph"/>
    <w:basedOn w:val="Normale"/>
    <w:uiPriority w:val="34"/>
    <w:qFormat/>
    <w:rsid w:val="0058361E"/>
    <w:pPr>
      <w:suppressAutoHyphens w:val="0"/>
      <w:spacing w:after="200" w:line="276" w:lineRule="auto"/>
      <w:ind w:left="720"/>
      <w:contextualSpacing/>
    </w:pPr>
    <w:rPr>
      <w:rFonts w:ascii="Calibri" w:eastAsia="SimSun" w:hAnsi="Calibri"/>
      <w:sz w:val="22"/>
      <w:szCs w:val="22"/>
      <w:lang w:eastAsia="zh-CN"/>
    </w:rPr>
  </w:style>
  <w:style w:type="paragraph" w:styleId="Corpodeltesto2">
    <w:name w:val="Body Text 2"/>
    <w:basedOn w:val="Normale"/>
    <w:link w:val="Corpodeltesto2Carattere"/>
    <w:rsid w:val="000E0B4D"/>
    <w:pPr>
      <w:spacing w:after="120" w:line="480" w:lineRule="auto"/>
    </w:pPr>
    <w:rPr>
      <w:lang w:val="x-none"/>
    </w:rPr>
  </w:style>
  <w:style w:type="character" w:customStyle="1" w:styleId="Corpodeltesto2Carattere">
    <w:name w:val="Corpo del testo 2 Carattere"/>
    <w:link w:val="Corpodeltesto2"/>
    <w:rsid w:val="000E0B4D"/>
    <w:rPr>
      <w:sz w:val="24"/>
      <w:szCs w:val="24"/>
      <w:lang w:eastAsia="ar-SA"/>
    </w:rPr>
  </w:style>
  <w:style w:type="character" w:customStyle="1" w:styleId="Titolo1Carattere">
    <w:name w:val="Titolo 1 Carattere"/>
    <w:link w:val="Titolo1"/>
    <w:uiPriority w:val="99"/>
    <w:rsid w:val="000E0B4D"/>
    <w:rPr>
      <w:rFonts w:ascii="Times" w:hAnsi="Times"/>
      <w:color w:val="000000"/>
      <w:sz w:val="28"/>
      <w:lang w:val="en-US" w:eastAsia="x-none"/>
    </w:rPr>
  </w:style>
  <w:style w:type="paragraph" w:customStyle="1" w:styleId="Testots">
    <w:name w:val="Testo.ts"/>
    <w:basedOn w:val="Normale"/>
    <w:rsid w:val="00964AD9"/>
    <w:pPr>
      <w:suppressAutoHyphens w:val="0"/>
      <w:spacing w:after="140" w:line="260" w:lineRule="exact"/>
      <w:jc w:val="both"/>
    </w:pPr>
    <w:rPr>
      <w:sz w:val="22"/>
      <w:szCs w:val="20"/>
      <w:lang w:eastAsia="it-IT"/>
    </w:rPr>
  </w:style>
  <w:style w:type="paragraph" w:customStyle="1" w:styleId="Indirizzoind">
    <w:name w:val="Indirizzo.ind"/>
    <w:basedOn w:val="Normale"/>
    <w:rsid w:val="00964AD9"/>
    <w:pPr>
      <w:suppressAutoHyphens w:val="0"/>
      <w:spacing w:line="260" w:lineRule="exact"/>
    </w:pPr>
    <w:rPr>
      <w:sz w:val="22"/>
      <w:szCs w:val="20"/>
      <w:lang w:eastAsia="it-IT"/>
    </w:rPr>
  </w:style>
  <w:style w:type="paragraph" w:customStyle="1" w:styleId="Egregioegr">
    <w:name w:val="Egregio.egr"/>
    <w:basedOn w:val="Normale"/>
    <w:next w:val="Testots"/>
    <w:rsid w:val="00964AD9"/>
    <w:pPr>
      <w:suppressAutoHyphens w:val="0"/>
      <w:spacing w:after="260" w:line="260" w:lineRule="exact"/>
    </w:pPr>
    <w:rPr>
      <w:sz w:val="22"/>
      <w:szCs w:val="20"/>
      <w:lang w:eastAsia="it-IT"/>
    </w:rPr>
  </w:style>
  <w:style w:type="paragraph" w:customStyle="1" w:styleId="Bulletbl">
    <w:name w:val="Bullet.bl"/>
    <w:basedOn w:val="Testots"/>
    <w:rsid w:val="00964AD9"/>
    <w:pPr>
      <w:ind w:left="360" w:hanging="360"/>
    </w:pPr>
  </w:style>
  <w:style w:type="paragraph" w:customStyle="1" w:styleId="Firmafi">
    <w:name w:val="Firma.fi"/>
    <w:basedOn w:val="Normale"/>
    <w:next w:val="Normale"/>
    <w:rsid w:val="00964AD9"/>
    <w:pPr>
      <w:suppressAutoHyphens w:val="0"/>
      <w:spacing w:before="260" w:after="1040" w:line="260" w:lineRule="exact"/>
    </w:pPr>
    <w:rPr>
      <w:sz w:val="22"/>
      <w:szCs w:val="20"/>
      <w:lang w:eastAsia="it-IT"/>
    </w:rPr>
  </w:style>
  <w:style w:type="paragraph" w:customStyle="1" w:styleId="Ragionesocialers">
    <w:name w:val="Ragione sociale.rs"/>
    <w:basedOn w:val="Testots"/>
    <w:next w:val="Testots"/>
    <w:rsid w:val="00964AD9"/>
    <w:pPr>
      <w:tabs>
        <w:tab w:val="left" w:pos="2820"/>
      </w:tabs>
      <w:spacing w:before="140" w:after="260"/>
      <w:jc w:val="left"/>
    </w:pPr>
  </w:style>
  <w:style w:type="paragraph" w:styleId="Testonotaapidipagina">
    <w:name w:val="footnote text"/>
    <w:basedOn w:val="Normale"/>
    <w:link w:val="TestonotaapidipaginaCarattere"/>
    <w:rsid w:val="00964AD9"/>
    <w:pPr>
      <w:suppressAutoHyphens w:val="0"/>
      <w:spacing w:line="260" w:lineRule="exact"/>
    </w:pPr>
    <w:rPr>
      <w:sz w:val="20"/>
      <w:szCs w:val="20"/>
      <w:lang w:eastAsia="it-IT"/>
    </w:rPr>
  </w:style>
  <w:style w:type="character" w:customStyle="1" w:styleId="TestonotaapidipaginaCarattere">
    <w:name w:val="Testo nota a piè di pagina Carattere"/>
    <w:basedOn w:val="Carpredefinitoparagrafo"/>
    <w:link w:val="Testonotaapidipagina"/>
    <w:rsid w:val="00964AD9"/>
  </w:style>
  <w:style w:type="character" w:styleId="Rimandonotaapidipagina">
    <w:name w:val="footnote reference"/>
    <w:rsid w:val="00964AD9"/>
    <w:rPr>
      <w:vertAlign w:val="superscript"/>
    </w:rPr>
  </w:style>
  <w:style w:type="paragraph" w:customStyle="1" w:styleId="PCC">
    <w:name w:val="P.C.C."/>
    <w:basedOn w:val="Normale"/>
    <w:rsid w:val="00CB7A1B"/>
    <w:pPr>
      <w:suppressAutoHyphens w:val="0"/>
      <w:overflowPunct w:val="0"/>
      <w:autoSpaceDE w:val="0"/>
      <w:autoSpaceDN w:val="0"/>
      <w:adjustRightInd w:val="0"/>
      <w:ind w:left="700" w:hanging="680"/>
      <w:jc w:val="both"/>
      <w:textAlignment w:val="baseline"/>
    </w:pPr>
    <w:rPr>
      <w:rFonts w:ascii="Times" w:hAnsi="Times"/>
      <w:szCs w:val="20"/>
      <w:lang w:eastAsia="en-US"/>
    </w:rPr>
  </w:style>
  <w:style w:type="paragraph" w:customStyle="1" w:styleId="finale">
    <w:name w:val="finale"/>
    <w:basedOn w:val="Normale"/>
    <w:rsid w:val="00CB7A1B"/>
    <w:pPr>
      <w:tabs>
        <w:tab w:val="right" w:pos="2540"/>
        <w:tab w:val="left" w:pos="5640"/>
        <w:tab w:val="right" w:pos="7280"/>
      </w:tabs>
      <w:suppressAutoHyphens w:val="0"/>
      <w:overflowPunct w:val="0"/>
      <w:autoSpaceDE w:val="0"/>
      <w:autoSpaceDN w:val="0"/>
      <w:adjustRightInd w:val="0"/>
      <w:spacing w:before="240"/>
      <w:jc w:val="both"/>
      <w:textAlignment w:val="baseline"/>
    </w:pPr>
    <w:rPr>
      <w:rFonts w:ascii="Times" w:hAnsi="Times"/>
      <w:szCs w:val="20"/>
      <w:lang w:eastAsia="en-US"/>
    </w:rPr>
  </w:style>
  <w:style w:type="paragraph" w:customStyle="1" w:styleId="titolo">
    <w:name w:val="titolo"/>
    <w:basedOn w:val="Normale"/>
    <w:rsid w:val="00CB7A1B"/>
    <w:pPr>
      <w:suppressAutoHyphens w:val="0"/>
      <w:overflowPunct w:val="0"/>
      <w:autoSpaceDE w:val="0"/>
      <w:autoSpaceDN w:val="0"/>
      <w:adjustRightInd w:val="0"/>
      <w:ind w:firstLine="700"/>
      <w:jc w:val="center"/>
      <w:textAlignment w:val="baseline"/>
    </w:pPr>
    <w:rPr>
      <w:rFonts w:ascii="Times" w:hAnsi="Times"/>
      <w:szCs w:val="20"/>
      <w:u w:val="single"/>
      <w:lang w:eastAsia="en-US"/>
    </w:rPr>
  </w:style>
  <w:style w:type="paragraph" w:styleId="Testodelblocco">
    <w:name w:val="Block Text"/>
    <w:basedOn w:val="Normale"/>
    <w:rsid w:val="00490FB3"/>
    <w:pPr>
      <w:suppressAutoHyphens w:val="0"/>
      <w:spacing w:after="240"/>
    </w:pPr>
    <w:rPr>
      <w:szCs w:val="20"/>
      <w:lang w:val="en-US" w:eastAsia="en-US"/>
    </w:rPr>
  </w:style>
  <w:style w:type="character" w:styleId="Collegamentoipertestuale">
    <w:name w:val="Hyperlink"/>
    <w:uiPriority w:val="99"/>
    <w:rsid w:val="0058361E"/>
    <w:rPr>
      <w:color w:val="0000FF"/>
      <w:u w:val="single"/>
    </w:rPr>
  </w:style>
  <w:style w:type="paragraph" w:customStyle="1" w:styleId="indirizzo">
    <w:name w:val="indirizzo"/>
    <w:basedOn w:val="Normale"/>
    <w:rsid w:val="00AB64A1"/>
    <w:pPr>
      <w:suppressAutoHyphens w:val="0"/>
    </w:pPr>
    <w:rPr>
      <w:sz w:val="22"/>
      <w:szCs w:val="20"/>
      <w:lang w:eastAsia="it-IT"/>
    </w:rPr>
  </w:style>
  <w:style w:type="paragraph" w:customStyle="1" w:styleId="data">
    <w:name w:val="data"/>
    <w:basedOn w:val="Normale"/>
    <w:rsid w:val="00AB64A1"/>
    <w:pPr>
      <w:suppressAutoHyphens w:val="0"/>
      <w:spacing w:line="260" w:lineRule="exact"/>
      <w:ind w:left="4961"/>
    </w:pPr>
    <w:rPr>
      <w:bCs/>
      <w:sz w:val="22"/>
      <w:szCs w:val="20"/>
      <w:lang w:eastAsia="it-IT"/>
    </w:rPr>
  </w:style>
  <w:style w:type="paragraph" w:styleId="Rientrocorpodeltesto2">
    <w:name w:val="Body Text Indent 2"/>
    <w:basedOn w:val="Normale"/>
    <w:link w:val="Rientrocorpodeltesto2Carattere"/>
    <w:uiPriority w:val="99"/>
    <w:rsid w:val="0058361E"/>
    <w:pPr>
      <w:spacing w:after="120" w:line="480" w:lineRule="auto"/>
      <w:ind w:left="283"/>
    </w:pPr>
    <w:rPr>
      <w:lang w:val="x-none"/>
    </w:rPr>
  </w:style>
  <w:style w:type="character" w:customStyle="1" w:styleId="Rientrocorpodeltesto2Carattere">
    <w:name w:val="Rientro corpo del testo 2 Carattere"/>
    <w:link w:val="Rientrocorpodeltesto2"/>
    <w:uiPriority w:val="99"/>
    <w:rsid w:val="00AF7A3A"/>
    <w:rPr>
      <w:sz w:val="24"/>
      <w:szCs w:val="24"/>
      <w:lang w:val="x-none" w:eastAsia="ar-SA"/>
    </w:rPr>
  </w:style>
  <w:style w:type="paragraph" w:styleId="Corpodeltesto3">
    <w:name w:val="Body Text 3"/>
    <w:basedOn w:val="Normale"/>
    <w:link w:val="Corpodeltesto3Carattere"/>
    <w:uiPriority w:val="99"/>
    <w:rsid w:val="0058361E"/>
    <w:pPr>
      <w:spacing w:after="120"/>
    </w:pPr>
    <w:rPr>
      <w:sz w:val="16"/>
      <w:szCs w:val="16"/>
      <w:lang w:val="x-none"/>
    </w:rPr>
  </w:style>
  <w:style w:type="character" w:customStyle="1" w:styleId="Corpodeltesto3Carattere">
    <w:name w:val="Corpo del testo 3 Carattere"/>
    <w:link w:val="Corpodeltesto3"/>
    <w:uiPriority w:val="99"/>
    <w:rsid w:val="00AF7A3A"/>
    <w:rPr>
      <w:sz w:val="16"/>
      <w:szCs w:val="16"/>
      <w:lang w:val="x-none" w:eastAsia="ar-SA"/>
    </w:rPr>
  </w:style>
  <w:style w:type="paragraph" w:customStyle="1" w:styleId="corpocon">
    <w:name w:val="corpo con"/>
    <w:basedOn w:val="Corpotesto"/>
    <w:link w:val="corpoconCarattere"/>
    <w:rsid w:val="00B220CE"/>
    <w:pPr>
      <w:widowControl w:val="0"/>
      <w:spacing w:after="0"/>
      <w:jc w:val="both"/>
    </w:pPr>
    <w:rPr>
      <w:rFonts w:ascii="CG Times" w:hAnsi="CG Times"/>
      <w:sz w:val="22"/>
      <w:szCs w:val="20"/>
    </w:rPr>
  </w:style>
  <w:style w:type="character" w:customStyle="1" w:styleId="corpoconCarattere">
    <w:name w:val="corpo con Carattere"/>
    <w:link w:val="corpocon"/>
    <w:rsid w:val="00B220CE"/>
    <w:rPr>
      <w:rFonts w:ascii="CG Times" w:hAnsi="CG Times"/>
      <w:sz w:val="22"/>
    </w:rPr>
  </w:style>
  <w:style w:type="paragraph" w:customStyle="1" w:styleId="rientrosemplice">
    <w:name w:val="rientro semplice"/>
    <w:rsid w:val="00B220CE"/>
    <w:pPr>
      <w:tabs>
        <w:tab w:val="left" w:pos="737"/>
      </w:tabs>
      <w:spacing w:before="60"/>
      <w:ind w:left="737" w:hanging="737"/>
      <w:jc w:val="both"/>
    </w:pPr>
    <w:rPr>
      <w:rFonts w:ascii="CG Times" w:hAnsi="CG Times"/>
      <w:sz w:val="22"/>
      <w:lang w:val="en-GB"/>
    </w:rPr>
  </w:style>
  <w:style w:type="paragraph" w:styleId="Sottotitolo">
    <w:name w:val="Subtitle"/>
    <w:basedOn w:val="Normale"/>
    <w:link w:val="SottotitoloCarattere"/>
    <w:qFormat/>
    <w:rsid w:val="006F5C45"/>
    <w:pPr>
      <w:suppressAutoHyphens w:val="0"/>
      <w:spacing w:line="480" w:lineRule="auto"/>
      <w:ind w:left="709" w:right="1133" w:hanging="1"/>
      <w:jc w:val="center"/>
    </w:pPr>
    <w:rPr>
      <w:b/>
      <w:szCs w:val="20"/>
      <w:lang w:val="x-none" w:eastAsia="x-none"/>
    </w:rPr>
  </w:style>
  <w:style w:type="character" w:customStyle="1" w:styleId="SottotitoloCarattere">
    <w:name w:val="Sottotitolo Carattere"/>
    <w:link w:val="Sottotitolo"/>
    <w:rsid w:val="006F5C45"/>
    <w:rPr>
      <w:b/>
      <w:sz w:val="24"/>
    </w:rPr>
  </w:style>
  <w:style w:type="paragraph" w:customStyle="1" w:styleId="MBLDL">
    <w:name w:val="MBLDL"/>
    <w:basedOn w:val="Normale"/>
    <w:rsid w:val="00CF5EE8"/>
    <w:pPr>
      <w:suppressAutoHyphens w:val="0"/>
      <w:spacing w:before="240" w:line="260" w:lineRule="atLeast"/>
      <w:jc w:val="center"/>
    </w:pPr>
    <w:rPr>
      <w:rFonts w:ascii="CG Times" w:hAnsi="CG Times"/>
      <w:b/>
      <w:sz w:val="22"/>
      <w:szCs w:val="22"/>
      <w:lang w:val="en-GB" w:eastAsia="en-US"/>
    </w:rPr>
  </w:style>
  <w:style w:type="paragraph" w:customStyle="1" w:styleId="MBLH1">
    <w:name w:val="MBLH1"/>
    <w:basedOn w:val="Normale"/>
    <w:rsid w:val="00CF5EE8"/>
    <w:pPr>
      <w:numPr>
        <w:numId w:val="2"/>
      </w:numPr>
      <w:suppressAutoHyphens w:val="0"/>
      <w:spacing w:before="240" w:line="260" w:lineRule="atLeast"/>
      <w:jc w:val="both"/>
    </w:pPr>
    <w:rPr>
      <w:rFonts w:ascii="CG Times" w:hAnsi="CG Times"/>
      <w:b/>
      <w:smallCaps/>
      <w:sz w:val="22"/>
      <w:szCs w:val="22"/>
      <w:lang w:val="en-GB" w:eastAsia="en-US"/>
    </w:rPr>
  </w:style>
  <w:style w:type="paragraph" w:customStyle="1" w:styleId="MBLH2">
    <w:name w:val="MBLH2"/>
    <w:basedOn w:val="Normale"/>
    <w:rsid w:val="00CF5EE8"/>
    <w:pPr>
      <w:numPr>
        <w:ilvl w:val="1"/>
        <w:numId w:val="2"/>
      </w:numPr>
      <w:suppressAutoHyphens w:val="0"/>
      <w:spacing w:before="240" w:line="260" w:lineRule="atLeast"/>
      <w:jc w:val="both"/>
      <w:outlineLvl w:val="1"/>
    </w:pPr>
    <w:rPr>
      <w:rFonts w:ascii="CG Times" w:hAnsi="CG Times"/>
      <w:b/>
      <w:sz w:val="22"/>
      <w:szCs w:val="22"/>
      <w:lang w:val="en-GB" w:eastAsia="en-US"/>
    </w:rPr>
  </w:style>
  <w:style w:type="paragraph" w:customStyle="1" w:styleId="MBLH3">
    <w:name w:val="MBLH3"/>
    <w:basedOn w:val="Normale"/>
    <w:link w:val="MBLH3Carattere"/>
    <w:rsid w:val="00CF5EE8"/>
    <w:pPr>
      <w:numPr>
        <w:ilvl w:val="2"/>
        <w:numId w:val="2"/>
      </w:numPr>
      <w:suppressAutoHyphens w:val="0"/>
      <w:spacing w:before="240" w:line="260" w:lineRule="atLeast"/>
      <w:jc w:val="both"/>
      <w:outlineLvl w:val="2"/>
    </w:pPr>
    <w:rPr>
      <w:rFonts w:ascii="CG Times" w:hAnsi="CG Times"/>
      <w:sz w:val="22"/>
      <w:szCs w:val="22"/>
      <w:lang w:val="en-GB" w:eastAsia="en-US"/>
    </w:rPr>
  </w:style>
  <w:style w:type="character" w:customStyle="1" w:styleId="MBLH3Carattere">
    <w:name w:val="MBLH3 Carattere"/>
    <w:link w:val="MBLH3"/>
    <w:rsid w:val="00CF5EE8"/>
    <w:rPr>
      <w:rFonts w:ascii="CG Times" w:hAnsi="CG Times"/>
      <w:sz w:val="22"/>
      <w:szCs w:val="22"/>
      <w:lang w:val="en-GB" w:eastAsia="en-US"/>
    </w:rPr>
  </w:style>
  <w:style w:type="paragraph" w:customStyle="1" w:styleId="MBLH4">
    <w:name w:val="MBLH4"/>
    <w:basedOn w:val="Normale"/>
    <w:rsid w:val="00CF5EE8"/>
    <w:pPr>
      <w:numPr>
        <w:ilvl w:val="3"/>
        <w:numId w:val="2"/>
      </w:numPr>
      <w:suppressAutoHyphens w:val="0"/>
      <w:spacing w:before="240" w:line="260" w:lineRule="atLeast"/>
      <w:jc w:val="both"/>
      <w:outlineLvl w:val="3"/>
    </w:pPr>
    <w:rPr>
      <w:rFonts w:ascii="CG Times" w:hAnsi="CG Times"/>
      <w:sz w:val="22"/>
      <w:szCs w:val="22"/>
      <w:lang w:val="en-GB" w:eastAsia="en-US"/>
    </w:rPr>
  </w:style>
  <w:style w:type="paragraph" w:customStyle="1" w:styleId="MBLH5">
    <w:name w:val="MBLH5"/>
    <w:basedOn w:val="Normale"/>
    <w:rsid w:val="00CF5EE8"/>
    <w:pPr>
      <w:numPr>
        <w:ilvl w:val="4"/>
        <w:numId w:val="2"/>
      </w:numPr>
      <w:suppressAutoHyphens w:val="0"/>
      <w:spacing w:before="240" w:line="260" w:lineRule="atLeast"/>
      <w:jc w:val="both"/>
      <w:outlineLvl w:val="4"/>
    </w:pPr>
    <w:rPr>
      <w:rFonts w:ascii="CG Times" w:hAnsi="CG Times"/>
      <w:sz w:val="22"/>
      <w:szCs w:val="22"/>
      <w:lang w:val="en-GB" w:eastAsia="en-US"/>
    </w:rPr>
  </w:style>
  <w:style w:type="paragraph" w:customStyle="1" w:styleId="MBLH6">
    <w:name w:val="MBLH6"/>
    <w:basedOn w:val="Normale"/>
    <w:rsid w:val="00CF5EE8"/>
    <w:pPr>
      <w:numPr>
        <w:ilvl w:val="5"/>
        <w:numId w:val="2"/>
      </w:numPr>
      <w:suppressAutoHyphens w:val="0"/>
      <w:spacing w:before="240" w:line="260" w:lineRule="atLeast"/>
      <w:jc w:val="both"/>
      <w:outlineLvl w:val="5"/>
    </w:pPr>
    <w:rPr>
      <w:rFonts w:ascii="CG Times" w:hAnsi="CG Times"/>
      <w:sz w:val="22"/>
      <w:szCs w:val="22"/>
      <w:lang w:val="en-GB" w:eastAsia="en-US"/>
    </w:rPr>
  </w:style>
  <w:style w:type="paragraph" w:customStyle="1" w:styleId="MBLH7">
    <w:name w:val="MBLH7"/>
    <w:basedOn w:val="Normale"/>
    <w:rsid w:val="00CF5EE8"/>
    <w:pPr>
      <w:numPr>
        <w:ilvl w:val="6"/>
        <w:numId w:val="2"/>
      </w:numPr>
      <w:suppressAutoHyphens w:val="0"/>
      <w:spacing w:before="240" w:line="260" w:lineRule="atLeast"/>
      <w:jc w:val="both"/>
      <w:outlineLvl w:val="6"/>
    </w:pPr>
    <w:rPr>
      <w:rFonts w:ascii="CG Times" w:hAnsi="CG Times"/>
      <w:sz w:val="22"/>
      <w:szCs w:val="22"/>
      <w:lang w:val="en-GB" w:eastAsia="en-US"/>
    </w:rPr>
  </w:style>
  <w:style w:type="paragraph" w:customStyle="1" w:styleId="MBLAllegato">
    <w:name w:val="MBLAllegato"/>
    <w:basedOn w:val="Normale"/>
    <w:next w:val="Normale"/>
    <w:rsid w:val="00CF5EE8"/>
    <w:pPr>
      <w:pageBreakBefore/>
      <w:numPr>
        <w:numId w:val="1"/>
      </w:numPr>
      <w:suppressAutoHyphens w:val="0"/>
      <w:spacing w:before="240" w:line="260" w:lineRule="atLeast"/>
      <w:jc w:val="center"/>
    </w:pPr>
    <w:rPr>
      <w:rFonts w:ascii="CG Times" w:hAnsi="CG Times"/>
      <w:b/>
      <w:caps/>
      <w:sz w:val="22"/>
      <w:szCs w:val="22"/>
      <w:lang w:val="en-GB" w:eastAsia="en-US"/>
    </w:rPr>
  </w:style>
  <w:style w:type="paragraph" w:customStyle="1" w:styleId="Default">
    <w:name w:val="Default"/>
    <w:uiPriority w:val="99"/>
    <w:rsid w:val="00B4329B"/>
    <w:pPr>
      <w:autoSpaceDE w:val="0"/>
      <w:autoSpaceDN w:val="0"/>
      <w:adjustRightInd w:val="0"/>
    </w:pPr>
    <w:rPr>
      <w:rFonts w:ascii="Arial" w:eastAsia="Calibri" w:hAnsi="Arial" w:cs="Arial"/>
      <w:color w:val="000000"/>
      <w:sz w:val="24"/>
      <w:szCs w:val="24"/>
      <w:lang w:eastAsia="en-US"/>
    </w:rPr>
  </w:style>
  <w:style w:type="paragraph" w:customStyle="1" w:styleId="Style1">
    <w:name w:val="Style 1"/>
    <w:basedOn w:val="Normale"/>
    <w:uiPriority w:val="99"/>
    <w:rsid w:val="008E2DF2"/>
    <w:pPr>
      <w:widowControl w:val="0"/>
      <w:suppressAutoHyphens w:val="0"/>
      <w:autoSpaceDE w:val="0"/>
      <w:autoSpaceDN w:val="0"/>
      <w:adjustRightInd w:val="0"/>
    </w:pPr>
    <w:rPr>
      <w:lang w:eastAsia="it-IT"/>
    </w:rPr>
  </w:style>
  <w:style w:type="paragraph" w:customStyle="1" w:styleId="Style2">
    <w:name w:val="Style 2"/>
    <w:basedOn w:val="Normale"/>
    <w:uiPriority w:val="99"/>
    <w:rsid w:val="008E2DF2"/>
    <w:pPr>
      <w:widowControl w:val="0"/>
      <w:suppressAutoHyphens w:val="0"/>
      <w:autoSpaceDE w:val="0"/>
      <w:autoSpaceDN w:val="0"/>
      <w:spacing w:before="252"/>
      <w:ind w:left="720" w:right="144" w:hanging="360"/>
      <w:jc w:val="both"/>
    </w:pPr>
    <w:rPr>
      <w:sz w:val="19"/>
      <w:szCs w:val="19"/>
      <w:lang w:eastAsia="it-IT"/>
    </w:rPr>
  </w:style>
  <w:style w:type="paragraph" w:customStyle="1" w:styleId="Style5">
    <w:name w:val="Style 5"/>
    <w:basedOn w:val="Normale"/>
    <w:uiPriority w:val="99"/>
    <w:rsid w:val="008E2DF2"/>
    <w:pPr>
      <w:widowControl w:val="0"/>
      <w:suppressAutoHyphens w:val="0"/>
      <w:autoSpaceDE w:val="0"/>
      <w:autoSpaceDN w:val="0"/>
      <w:spacing w:before="180" w:after="504"/>
      <w:ind w:left="72" w:right="72"/>
    </w:pPr>
    <w:rPr>
      <w:lang w:eastAsia="it-IT"/>
    </w:rPr>
  </w:style>
  <w:style w:type="character" w:styleId="Numeropagina">
    <w:name w:val="page number"/>
    <w:uiPriority w:val="99"/>
    <w:unhideWhenUsed/>
    <w:rsid w:val="0058361E"/>
    <w:rPr>
      <w:rFonts w:eastAsia="Times New Roman" w:cs="Times New Roman"/>
      <w:bCs w:val="0"/>
      <w:iCs w:val="0"/>
      <w:szCs w:val="22"/>
      <w:lang w:val="it-IT"/>
    </w:rPr>
  </w:style>
  <w:style w:type="character" w:customStyle="1" w:styleId="Titolo3Carattere">
    <w:name w:val="Titolo 3 Carattere"/>
    <w:link w:val="Titolo3"/>
    <w:uiPriority w:val="9"/>
    <w:rsid w:val="00E35E45"/>
    <w:rPr>
      <w:rFonts w:ascii="Cambria" w:eastAsia="Times New Roman" w:hAnsi="Cambria" w:cs="Times New Roman"/>
      <w:b/>
      <w:bCs/>
      <w:sz w:val="26"/>
      <w:szCs w:val="26"/>
      <w:lang w:eastAsia="ar-SA"/>
    </w:rPr>
  </w:style>
  <w:style w:type="paragraph" w:customStyle="1" w:styleId="Corpotesto1">
    <w:name w:val="Corpo testo1"/>
    <w:basedOn w:val="Normale"/>
    <w:rsid w:val="00E35E45"/>
    <w:pPr>
      <w:suppressAutoHyphens w:val="0"/>
      <w:jc w:val="both"/>
    </w:pPr>
    <w:rPr>
      <w:bCs/>
      <w:lang w:eastAsia="en-US"/>
    </w:rPr>
  </w:style>
  <w:style w:type="paragraph" w:customStyle="1" w:styleId="Level1No">
    <w:name w:val="Level 1 No."/>
    <w:basedOn w:val="Normale"/>
    <w:rsid w:val="00E35E45"/>
    <w:pPr>
      <w:tabs>
        <w:tab w:val="left" w:pos="720"/>
      </w:tabs>
      <w:suppressAutoHyphens w:val="0"/>
      <w:ind w:left="720" w:hanging="720"/>
    </w:pPr>
    <w:rPr>
      <w:sz w:val="20"/>
      <w:szCs w:val="20"/>
      <w:lang w:val="en-GB" w:eastAsia="it-IT"/>
    </w:rPr>
  </w:style>
  <w:style w:type="character" w:customStyle="1" w:styleId="style50">
    <w:name w:val="style5"/>
    <w:basedOn w:val="Carpredefinitoparagrafo"/>
    <w:rsid w:val="00926061"/>
  </w:style>
  <w:style w:type="paragraph" w:customStyle="1" w:styleId="Body">
    <w:name w:val="Body"/>
    <w:aliases w:val="bt,bt wide,by,b,jfp_standard"/>
    <w:basedOn w:val="Normale"/>
    <w:rsid w:val="00A57BAF"/>
    <w:pPr>
      <w:suppressAutoHyphens w:val="0"/>
      <w:overflowPunct w:val="0"/>
      <w:autoSpaceDE w:val="0"/>
      <w:autoSpaceDN w:val="0"/>
      <w:adjustRightInd w:val="0"/>
      <w:spacing w:after="240" w:line="260" w:lineRule="exact"/>
      <w:jc w:val="both"/>
      <w:textAlignment w:val="baseline"/>
    </w:pPr>
    <w:rPr>
      <w:color w:val="000000"/>
      <w:sz w:val="22"/>
      <w:szCs w:val="20"/>
      <w:lang w:eastAsia="en-US"/>
    </w:rPr>
  </w:style>
  <w:style w:type="paragraph" w:customStyle="1" w:styleId="AddressBlock">
    <w:name w:val="Address Block"/>
    <w:basedOn w:val="Normale"/>
    <w:rsid w:val="00A57BAF"/>
    <w:pPr>
      <w:tabs>
        <w:tab w:val="right" w:pos="7099"/>
        <w:tab w:val="left" w:pos="7275"/>
      </w:tabs>
      <w:suppressAutoHyphens w:val="0"/>
      <w:overflowPunct w:val="0"/>
      <w:autoSpaceDE w:val="0"/>
      <w:autoSpaceDN w:val="0"/>
      <w:adjustRightInd w:val="0"/>
      <w:spacing w:line="260" w:lineRule="exact"/>
      <w:textAlignment w:val="baseline"/>
    </w:pPr>
    <w:rPr>
      <w:color w:val="000000"/>
      <w:sz w:val="22"/>
      <w:szCs w:val="20"/>
      <w:lang w:eastAsia="en-US"/>
    </w:rPr>
  </w:style>
  <w:style w:type="paragraph" w:customStyle="1" w:styleId="SubjectLine">
    <w:name w:val="Subject Line"/>
    <w:basedOn w:val="Normale"/>
    <w:next w:val="Normale"/>
    <w:rsid w:val="00A57BAF"/>
    <w:pPr>
      <w:suppressAutoHyphens w:val="0"/>
      <w:overflowPunct w:val="0"/>
      <w:autoSpaceDE w:val="0"/>
      <w:autoSpaceDN w:val="0"/>
      <w:adjustRightInd w:val="0"/>
      <w:spacing w:after="260" w:line="260" w:lineRule="exact"/>
      <w:textAlignment w:val="baseline"/>
    </w:pPr>
    <w:rPr>
      <w:b/>
      <w:color w:val="000000"/>
      <w:sz w:val="22"/>
      <w:szCs w:val="20"/>
      <w:lang w:eastAsia="en-US"/>
    </w:rPr>
  </w:style>
  <w:style w:type="paragraph" w:customStyle="1" w:styleId="JobTitle">
    <w:name w:val="Job Title"/>
    <w:basedOn w:val="Normale"/>
    <w:next w:val="Normale"/>
    <w:rsid w:val="00A57BAF"/>
    <w:pPr>
      <w:suppressAutoHyphens w:val="0"/>
      <w:overflowPunct w:val="0"/>
      <w:autoSpaceDE w:val="0"/>
      <w:autoSpaceDN w:val="0"/>
      <w:adjustRightInd w:val="0"/>
      <w:spacing w:after="520" w:line="260" w:lineRule="exact"/>
      <w:textAlignment w:val="baseline"/>
    </w:pPr>
    <w:rPr>
      <w:i/>
      <w:color w:val="000000"/>
      <w:sz w:val="22"/>
      <w:szCs w:val="20"/>
      <w:lang w:val="en-US" w:eastAsia="en-US"/>
    </w:rPr>
  </w:style>
  <w:style w:type="paragraph" w:customStyle="1" w:styleId="ClosingSalutation">
    <w:name w:val="Closing Salutation"/>
    <w:basedOn w:val="Normale"/>
    <w:next w:val="Normale"/>
    <w:rsid w:val="00A57BAF"/>
    <w:pPr>
      <w:suppressAutoHyphens w:val="0"/>
      <w:overflowPunct w:val="0"/>
      <w:autoSpaceDE w:val="0"/>
      <w:autoSpaceDN w:val="0"/>
      <w:adjustRightInd w:val="0"/>
      <w:spacing w:after="1040" w:line="260" w:lineRule="exact"/>
      <w:textAlignment w:val="baseline"/>
    </w:pPr>
    <w:rPr>
      <w:color w:val="000000"/>
      <w:sz w:val="22"/>
      <w:szCs w:val="20"/>
      <w:lang w:eastAsia="en-US"/>
    </w:rPr>
  </w:style>
  <w:style w:type="character" w:customStyle="1" w:styleId="Titolo2Carattere">
    <w:name w:val="Titolo 2 Carattere"/>
    <w:link w:val="Titolo2"/>
    <w:rsid w:val="007A6DBE"/>
    <w:rPr>
      <w:rFonts w:ascii="Cambria" w:eastAsia="Times New Roman" w:hAnsi="Cambria" w:cs="Times New Roman"/>
      <w:b/>
      <w:bCs/>
      <w:i/>
      <w:iCs/>
      <w:sz w:val="28"/>
      <w:szCs w:val="28"/>
      <w:lang w:eastAsia="ar-SA"/>
    </w:rPr>
  </w:style>
  <w:style w:type="character" w:customStyle="1" w:styleId="Titolo5Carattere">
    <w:name w:val="Titolo 5 Carattere"/>
    <w:link w:val="Titolo5"/>
    <w:uiPriority w:val="9"/>
    <w:rsid w:val="00E7105D"/>
    <w:rPr>
      <w:rFonts w:ascii="Calibri" w:eastAsia="Times New Roman" w:hAnsi="Calibri" w:cs="Times New Roman"/>
      <w:b/>
      <w:bCs/>
      <w:i/>
      <w:iCs/>
      <w:sz w:val="26"/>
      <w:szCs w:val="26"/>
      <w:lang w:eastAsia="ar-SA"/>
    </w:rPr>
  </w:style>
  <w:style w:type="character" w:customStyle="1" w:styleId="Titolo6Carattere">
    <w:name w:val="Titolo 6 Carattere"/>
    <w:link w:val="Titolo6"/>
    <w:rsid w:val="00E7105D"/>
    <w:rPr>
      <w:rFonts w:ascii="Calibri" w:eastAsia="Times New Roman" w:hAnsi="Calibri" w:cs="Times New Roman"/>
      <w:b/>
      <w:bCs/>
      <w:sz w:val="22"/>
      <w:szCs w:val="22"/>
      <w:lang w:eastAsia="ar-SA"/>
    </w:rPr>
  </w:style>
  <w:style w:type="character" w:customStyle="1" w:styleId="Titolo7Carattere">
    <w:name w:val="Titolo 7 Carattere"/>
    <w:link w:val="Titolo7"/>
    <w:uiPriority w:val="9"/>
    <w:rsid w:val="00E7105D"/>
    <w:rPr>
      <w:rFonts w:ascii="Calibri" w:eastAsia="Times New Roman" w:hAnsi="Calibri" w:cs="Times New Roman"/>
      <w:sz w:val="24"/>
      <w:szCs w:val="24"/>
      <w:lang w:eastAsia="ar-SA"/>
    </w:rPr>
  </w:style>
  <w:style w:type="table" w:styleId="Grigliatabella">
    <w:name w:val="Table Grid"/>
    <w:basedOn w:val="Tabellanormale"/>
    <w:rsid w:val="00E71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ientrocorpodeltesto3">
    <w:name w:val="Body Text Indent 3"/>
    <w:basedOn w:val="Normale"/>
    <w:link w:val="Rientrocorpodeltesto3Carattere"/>
    <w:rsid w:val="00F844D7"/>
    <w:pPr>
      <w:spacing w:after="120"/>
      <w:ind w:left="283"/>
    </w:pPr>
    <w:rPr>
      <w:sz w:val="16"/>
      <w:szCs w:val="16"/>
    </w:rPr>
  </w:style>
  <w:style w:type="character" w:customStyle="1" w:styleId="Rientrocorpodeltesto3Carattere">
    <w:name w:val="Rientro corpo del testo 3 Carattere"/>
    <w:link w:val="Rientrocorpodeltesto3"/>
    <w:rsid w:val="00F844D7"/>
    <w:rPr>
      <w:sz w:val="16"/>
      <w:szCs w:val="16"/>
      <w:lang w:eastAsia="ar-SA"/>
    </w:rPr>
  </w:style>
  <w:style w:type="paragraph" w:styleId="Testofumetto">
    <w:name w:val="Balloon Text"/>
    <w:basedOn w:val="Normale"/>
    <w:link w:val="TestofumettoCarattere"/>
    <w:uiPriority w:val="99"/>
    <w:rsid w:val="0058361E"/>
    <w:pPr>
      <w:suppressAutoHyphens w:val="0"/>
    </w:pPr>
    <w:rPr>
      <w:rFonts w:ascii="Tahoma" w:hAnsi="Tahoma" w:cs="Tahoma"/>
      <w:sz w:val="16"/>
      <w:szCs w:val="16"/>
      <w:lang w:eastAsia="it-IT"/>
    </w:rPr>
  </w:style>
  <w:style w:type="character" w:customStyle="1" w:styleId="TestofumettoCarattere">
    <w:name w:val="Testo fumetto Carattere"/>
    <w:link w:val="Testofumetto"/>
    <w:uiPriority w:val="99"/>
    <w:rsid w:val="00F844D7"/>
    <w:rPr>
      <w:rFonts w:ascii="Tahoma" w:hAnsi="Tahoma" w:cs="Tahoma"/>
      <w:sz w:val="16"/>
      <w:szCs w:val="16"/>
    </w:rPr>
  </w:style>
  <w:style w:type="paragraph" w:styleId="Mappadocumento">
    <w:name w:val="Document Map"/>
    <w:basedOn w:val="Normale"/>
    <w:link w:val="MappadocumentoCarattere"/>
    <w:rsid w:val="00F844D7"/>
    <w:pPr>
      <w:shd w:val="clear" w:color="auto" w:fill="000080"/>
      <w:suppressAutoHyphens w:val="0"/>
    </w:pPr>
    <w:rPr>
      <w:rFonts w:ascii="Tahoma" w:hAnsi="Tahoma" w:cs="Tahoma"/>
      <w:sz w:val="20"/>
      <w:szCs w:val="20"/>
      <w:lang w:eastAsia="it-IT"/>
    </w:rPr>
  </w:style>
  <w:style w:type="character" w:customStyle="1" w:styleId="MappadocumentoCarattere">
    <w:name w:val="Mappa documento Carattere"/>
    <w:link w:val="Mappadocumento"/>
    <w:rsid w:val="00F844D7"/>
    <w:rPr>
      <w:rFonts w:ascii="Tahoma" w:hAnsi="Tahoma" w:cs="Tahoma"/>
      <w:shd w:val="clear" w:color="auto" w:fill="000080"/>
    </w:rPr>
  </w:style>
  <w:style w:type="character" w:customStyle="1" w:styleId="PidipaginaCarattere">
    <w:name w:val="Piè di pagina Carattere"/>
    <w:link w:val="Pidipagina"/>
    <w:uiPriority w:val="99"/>
    <w:locked/>
    <w:rsid w:val="00F844D7"/>
    <w:rPr>
      <w:sz w:val="24"/>
      <w:szCs w:val="24"/>
      <w:lang w:eastAsia="ar-SA"/>
    </w:rPr>
  </w:style>
  <w:style w:type="character" w:customStyle="1" w:styleId="txt-normale">
    <w:name w:val="txt-normale"/>
    <w:rsid w:val="00F844D7"/>
    <w:rPr>
      <w:rFonts w:cs="Times New Roman"/>
    </w:rPr>
  </w:style>
  <w:style w:type="character" w:customStyle="1" w:styleId="CorpotestoCarattere">
    <w:name w:val="Corpo testo Carattere"/>
    <w:uiPriority w:val="99"/>
    <w:locked/>
    <w:rsid w:val="0058361E"/>
    <w:rPr>
      <w:rFonts w:cs="Times New Roman"/>
      <w:sz w:val="24"/>
      <w:szCs w:val="24"/>
    </w:rPr>
  </w:style>
  <w:style w:type="paragraph" w:customStyle="1" w:styleId="usobollo">
    <w:name w:val="usobollo"/>
    <w:basedOn w:val="Corpotesto"/>
    <w:rsid w:val="00F844D7"/>
    <w:pPr>
      <w:widowControl w:val="0"/>
      <w:spacing w:line="480" w:lineRule="auto"/>
      <w:jc w:val="both"/>
    </w:pPr>
    <w:rPr>
      <w:rFonts w:ascii="Courier New" w:hAnsi="Courier New"/>
      <w:szCs w:val="20"/>
    </w:rPr>
  </w:style>
  <w:style w:type="character" w:styleId="Enfasigrassetto">
    <w:name w:val="Strong"/>
    <w:qFormat/>
    <w:rsid w:val="00F844D7"/>
    <w:rPr>
      <w:b/>
      <w:bCs/>
    </w:rPr>
  </w:style>
  <w:style w:type="paragraph" w:styleId="Rientronormale">
    <w:name w:val="Normal Indent"/>
    <w:basedOn w:val="Normale"/>
    <w:uiPriority w:val="99"/>
    <w:rsid w:val="00F844D7"/>
    <w:pPr>
      <w:suppressAutoHyphens w:val="0"/>
      <w:spacing w:after="180" w:line="288" w:lineRule="auto"/>
      <w:ind w:left="284"/>
      <w:jc w:val="both"/>
    </w:pPr>
    <w:rPr>
      <w:kern w:val="18"/>
      <w:sz w:val="22"/>
      <w:szCs w:val="20"/>
      <w:lang w:eastAsia="it-IT"/>
    </w:rPr>
  </w:style>
  <w:style w:type="paragraph" w:styleId="Testonormale">
    <w:name w:val="Plain Text"/>
    <w:basedOn w:val="Normale"/>
    <w:link w:val="TestonormaleCarattere"/>
    <w:uiPriority w:val="99"/>
    <w:rsid w:val="0058361E"/>
    <w:pPr>
      <w:suppressAutoHyphens w:val="0"/>
    </w:pPr>
    <w:rPr>
      <w:rFonts w:ascii="Arial" w:hAnsi="Arial"/>
      <w:sz w:val="20"/>
      <w:szCs w:val="21"/>
      <w:lang w:eastAsia="en-US"/>
    </w:rPr>
  </w:style>
  <w:style w:type="character" w:customStyle="1" w:styleId="TestonormaleCarattere">
    <w:name w:val="Testo normale Carattere"/>
    <w:link w:val="Testonormale"/>
    <w:uiPriority w:val="99"/>
    <w:rsid w:val="00F844D7"/>
    <w:rPr>
      <w:rFonts w:ascii="Arial" w:hAnsi="Arial"/>
      <w:szCs w:val="21"/>
      <w:lang w:eastAsia="en-US"/>
    </w:rPr>
  </w:style>
  <w:style w:type="paragraph" w:styleId="NormaleWeb">
    <w:name w:val="Normal (Web)"/>
    <w:basedOn w:val="Normale"/>
    <w:uiPriority w:val="99"/>
    <w:rsid w:val="0058361E"/>
  </w:style>
  <w:style w:type="character" w:customStyle="1" w:styleId="Titolo4Carattere">
    <w:name w:val="Titolo 4 Carattere"/>
    <w:link w:val="Titolo4"/>
    <w:uiPriority w:val="99"/>
    <w:rsid w:val="00230835"/>
    <w:rPr>
      <w:rFonts w:ascii="Calibri" w:hAnsi="Calibri"/>
      <w:b/>
      <w:bCs/>
      <w:sz w:val="28"/>
      <w:szCs w:val="28"/>
      <w:lang w:eastAsia="ar-SA"/>
    </w:rPr>
  </w:style>
  <w:style w:type="paragraph" w:customStyle="1" w:styleId="Nomemittente">
    <w:name w:val="Nome mittente"/>
    <w:next w:val="Corpo2"/>
    <w:rsid w:val="001D651D"/>
    <w:pPr>
      <w:pBdr>
        <w:top w:val="nil"/>
        <w:left w:val="nil"/>
        <w:bottom w:val="nil"/>
        <w:right w:val="nil"/>
        <w:between w:val="nil"/>
        <w:bar w:val="nil"/>
      </w:pBdr>
      <w:tabs>
        <w:tab w:val="left" w:pos="6400"/>
      </w:tabs>
      <w:spacing w:after="240"/>
      <w:jc w:val="right"/>
    </w:pPr>
    <w:rPr>
      <w:rFonts w:ascii="Didot" w:eastAsia="Arial Unicode MS" w:hAnsi="Didot" w:cs="Arial Unicode MS"/>
      <w:color w:val="000000"/>
      <w:sz w:val="32"/>
      <w:szCs w:val="32"/>
      <w:bdr w:val="nil"/>
    </w:rPr>
  </w:style>
  <w:style w:type="paragraph" w:customStyle="1" w:styleId="Corpo2">
    <w:name w:val="Corpo 2"/>
    <w:rsid w:val="001D651D"/>
    <w:pPr>
      <w:pBdr>
        <w:top w:val="nil"/>
        <w:left w:val="nil"/>
        <w:bottom w:val="nil"/>
        <w:right w:val="nil"/>
        <w:between w:val="nil"/>
        <w:bar w:val="nil"/>
      </w:pBdr>
      <w:spacing w:after="180" w:line="336" w:lineRule="auto"/>
    </w:pPr>
    <w:rPr>
      <w:rFonts w:ascii="Hoefler Text" w:eastAsia="Arial Unicode MS" w:hAnsi="Hoefler Text" w:cs="Arial Unicode MS"/>
      <w:color w:val="594B3A"/>
      <w:bdr w:val="nil"/>
    </w:rPr>
  </w:style>
  <w:style w:type="paragraph" w:customStyle="1" w:styleId="Informazionimittente">
    <w:name w:val="Informazioni mittente"/>
    <w:rsid w:val="001D651D"/>
    <w:pPr>
      <w:pBdr>
        <w:top w:val="nil"/>
        <w:left w:val="nil"/>
        <w:bottom w:val="nil"/>
        <w:right w:val="nil"/>
        <w:between w:val="nil"/>
        <w:bar w:val="nil"/>
      </w:pBdr>
      <w:tabs>
        <w:tab w:val="left" w:pos="6400"/>
      </w:tabs>
      <w:jc w:val="right"/>
    </w:pPr>
    <w:rPr>
      <w:rFonts w:ascii="Baskerville" w:eastAsia="Arial Unicode MS" w:hAnsi="Baskerville" w:cs="Arial Unicode MS"/>
      <w:color w:val="000000"/>
      <w:sz w:val="22"/>
      <w:szCs w:val="22"/>
      <w:bdr w:val="nil"/>
    </w:rPr>
  </w:style>
  <w:style w:type="paragraph" w:customStyle="1" w:styleId="Corpo">
    <w:name w:val="Corpo"/>
    <w:rsid w:val="001D651D"/>
    <w:pPr>
      <w:pBdr>
        <w:top w:val="nil"/>
        <w:left w:val="nil"/>
        <w:bottom w:val="nil"/>
        <w:right w:val="nil"/>
        <w:between w:val="nil"/>
        <w:bar w:val="nil"/>
      </w:pBdr>
      <w:suppressAutoHyphens/>
      <w:spacing w:after="180" w:line="264" w:lineRule="auto"/>
    </w:pPr>
    <w:rPr>
      <w:rFonts w:ascii="Baskerville" w:eastAsia="Baskerville" w:hAnsi="Baskerville" w:cs="Baskerville"/>
      <w:color w:val="000000"/>
      <w:sz w:val="24"/>
      <w:szCs w:val="24"/>
      <w:bdr w:val="nil"/>
    </w:rPr>
  </w:style>
  <w:style w:type="character" w:customStyle="1" w:styleId="Absatz-Standardschriftart">
    <w:name w:val="Absatz-Standardschriftart"/>
    <w:rsid w:val="00022F33"/>
  </w:style>
  <w:style w:type="character" w:customStyle="1" w:styleId="WW-Absatz-Standardschriftart">
    <w:name w:val="WW-Absatz-Standardschriftart"/>
    <w:rsid w:val="00022F33"/>
  </w:style>
  <w:style w:type="character" w:customStyle="1" w:styleId="Carpredefinitoparagrafo1">
    <w:name w:val="Car. predefinito paragrafo1"/>
    <w:rsid w:val="00022F33"/>
  </w:style>
  <w:style w:type="character" w:customStyle="1" w:styleId="Rimandocommento1">
    <w:name w:val="Rimando commento1"/>
    <w:rsid w:val="00022F33"/>
    <w:rPr>
      <w:sz w:val="16"/>
      <w:szCs w:val="16"/>
    </w:rPr>
  </w:style>
  <w:style w:type="character" w:customStyle="1" w:styleId="TestocommentoCarattere">
    <w:name w:val="Testo commento Carattere"/>
    <w:uiPriority w:val="99"/>
    <w:rsid w:val="0058361E"/>
  </w:style>
  <w:style w:type="character" w:customStyle="1" w:styleId="SoggettocommentoCarattere">
    <w:name w:val="Soggetto commento Carattere"/>
    <w:uiPriority w:val="99"/>
    <w:rsid w:val="0058361E"/>
    <w:rPr>
      <w:b/>
      <w:bCs/>
    </w:rPr>
  </w:style>
  <w:style w:type="character" w:customStyle="1" w:styleId="Caratteredinumerazione">
    <w:name w:val="Carattere di numerazione"/>
    <w:rsid w:val="00022F33"/>
  </w:style>
  <w:style w:type="paragraph" w:customStyle="1" w:styleId="Intestazione1">
    <w:name w:val="Intestazione1"/>
    <w:basedOn w:val="Normale"/>
    <w:next w:val="Corpotesto"/>
    <w:rsid w:val="00022F33"/>
    <w:pPr>
      <w:keepNext/>
      <w:spacing w:before="240" w:after="120"/>
    </w:pPr>
    <w:rPr>
      <w:rFonts w:ascii="Arial" w:eastAsia="Lucida Sans Unicode" w:hAnsi="Arial" w:cs="Mangal"/>
      <w:sz w:val="28"/>
      <w:szCs w:val="28"/>
    </w:rPr>
  </w:style>
  <w:style w:type="paragraph" w:styleId="Elenco">
    <w:name w:val="List"/>
    <w:basedOn w:val="Corpotesto"/>
    <w:rsid w:val="00022F33"/>
    <w:pPr>
      <w:suppressAutoHyphens/>
    </w:pPr>
    <w:rPr>
      <w:rFonts w:cs="Mangal"/>
      <w:lang w:eastAsia="ar-SA"/>
    </w:rPr>
  </w:style>
  <w:style w:type="paragraph" w:customStyle="1" w:styleId="Didascalia1">
    <w:name w:val="Didascalia1"/>
    <w:basedOn w:val="Normale"/>
    <w:rsid w:val="00022F33"/>
    <w:pPr>
      <w:suppressLineNumbers/>
      <w:spacing w:before="120" w:after="120"/>
    </w:pPr>
    <w:rPr>
      <w:rFonts w:cs="Mangal"/>
      <w:i/>
      <w:iCs/>
    </w:rPr>
  </w:style>
  <w:style w:type="paragraph" w:customStyle="1" w:styleId="Indice">
    <w:name w:val="Indice"/>
    <w:basedOn w:val="Normale"/>
    <w:rsid w:val="00022F33"/>
    <w:pPr>
      <w:suppressLineNumbers/>
    </w:pPr>
    <w:rPr>
      <w:rFonts w:cs="Mangal"/>
    </w:rPr>
  </w:style>
  <w:style w:type="paragraph" w:customStyle="1" w:styleId="Level2no">
    <w:name w:val="Level 2 no"/>
    <w:basedOn w:val="Normale"/>
    <w:rsid w:val="00022F33"/>
    <w:pPr>
      <w:ind w:left="1728" w:hanging="1008"/>
    </w:pPr>
    <w:rPr>
      <w:sz w:val="20"/>
      <w:szCs w:val="20"/>
      <w:lang w:val="en-GB"/>
    </w:rPr>
  </w:style>
  <w:style w:type="paragraph" w:customStyle="1" w:styleId="Testocommento1">
    <w:name w:val="Testo commento1"/>
    <w:basedOn w:val="Normale"/>
    <w:rsid w:val="00022F33"/>
    <w:rPr>
      <w:sz w:val="20"/>
      <w:szCs w:val="20"/>
    </w:rPr>
  </w:style>
  <w:style w:type="paragraph" w:styleId="Testocommento">
    <w:name w:val="annotation text"/>
    <w:basedOn w:val="Normale"/>
    <w:link w:val="TestocommentoCarattere1"/>
    <w:rsid w:val="0058361E"/>
    <w:rPr>
      <w:sz w:val="20"/>
      <w:szCs w:val="20"/>
    </w:rPr>
  </w:style>
  <w:style w:type="character" w:customStyle="1" w:styleId="TestocommentoCarattere1">
    <w:name w:val="Testo commento Carattere1"/>
    <w:link w:val="Testocommento"/>
    <w:rsid w:val="00022F33"/>
    <w:rPr>
      <w:lang w:eastAsia="ar-SA"/>
    </w:rPr>
  </w:style>
  <w:style w:type="paragraph" w:styleId="Soggettocommento">
    <w:name w:val="annotation subject"/>
    <w:basedOn w:val="Testocommento1"/>
    <w:next w:val="Testocommento1"/>
    <w:link w:val="SoggettocommentoCarattere1"/>
    <w:rsid w:val="0058361E"/>
    <w:rPr>
      <w:b/>
      <w:bCs/>
    </w:rPr>
  </w:style>
  <w:style w:type="character" w:customStyle="1" w:styleId="SoggettocommentoCarattere1">
    <w:name w:val="Soggetto commento Carattere1"/>
    <w:link w:val="Soggettocommento"/>
    <w:rsid w:val="00022F33"/>
    <w:rPr>
      <w:b/>
      <w:bCs/>
      <w:lang w:eastAsia="ar-SA"/>
    </w:rPr>
  </w:style>
  <w:style w:type="paragraph" w:customStyle="1" w:styleId="Contenutotabella">
    <w:name w:val="Contenuto tabella"/>
    <w:basedOn w:val="Normale"/>
    <w:rsid w:val="00022F33"/>
    <w:pPr>
      <w:suppressLineNumbers/>
    </w:pPr>
  </w:style>
  <w:style w:type="paragraph" w:customStyle="1" w:styleId="Intestazionetabella">
    <w:name w:val="Intestazione tabella"/>
    <w:basedOn w:val="Contenutotabella"/>
    <w:rsid w:val="00022F33"/>
    <w:pPr>
      <w:jc w:val="center"/>
    </w:pPr>
    <w:rPr>
      <w:b/>
      <w:bCs/>
    </w:rPr>
  </w:style>
  <w:style w:type="character" w:customStyle="1" w:styleId="txt12">
    <w:name w:val="txt12"/>
    <w:rsid w:val="009E1F9B"/>
  </w:style>
  <w:style w:type="character" w:customStyle="1" w:styleId="adq">
    <w:name w:val="adq"/>
    <w:semiHidden/>
    <w:rsid w:val="009E1F9B"/>
    <w:rPr>
      <w:rFonts w:ascii="Arial" w:hAnsi="Arial" w:cs="Arial"/>
      <w:color w:val="000080"/>
      <w:sz w:val="20"/>
      <w:szCs w:val="20"/>
    </w:rPr>
  </w:style>
  <w:style w:type="paragraph" w:styleId="Titolo0">
    <w:name w:val="Title"/>
    <w:basedOn w:val="Normale"/>
    <w:link w:val="TitoloCarattere"/>
    <w:qFormat/>
    <w:rsid w:val="009E1F9B"/>
    <w:pPr>
      <w:suppressAutoHyphens w:val="0"/>
      <w:jc w:val="center"/>
    </w:pPr>
    <w:rPr>
      <w:b/>
      <w:bCs/>
      <w:lang w:eastAsia="it-IT"/>
    </w:rPr>
  </w:style>
  <w:style w:type="character" w:customStyle="1" w:styleId="TitoloCarattere">
    <w:name w:val="Titolo Carattere"/>
    <w:link w:val="Titolo0"/>
    <w:rsid w:val="009E1F9B"/>
    <w:rPr>
      <w:b/>
      <w:bCs/>
      <w:sz w:val="24"/>
      <w:szCs w:val="24"/>
    </w:rPr>
  </w:style>
  <w:style w:type="paragraph" w:customStyle="1" w:styleId="BodyText21">
    <w:name w:val="Body Text 21"/>
    <w:basedOn w:val="Normale"/>
    <w:rsid w:val="009E1F9B"/>
    <w:pPr>
      <w:suppressAutoHyphens w:val="0"/>
      <w:overflowPunct w:val="0"/>
      <w:autoSpaceDE w:val="0"/>
      <w:autoSpaceDN w:val="0"/>
      <w:adjustRightInd w:val="0"/>
      <w:spacing w:line="360" w:lineRule="auto"/>
      <w:ind w:left="720" w:hanging="720"/>
      <w:jc w:val="both"/>
      <w:textAlignment w:val="baseline"/>
    </w:pPr>
    <w:rPr>
      <w:rFonts w:ascii="Bookman Old Style" w:hAnsi="Bookman Old Style"/>
      <w:szCs w:val="20"/>
      <w:lang w:eastAsia="it-IT"/>
    </w:rPr>
  </w:style>
  <w:style w:type="character" w:customStyle="1" w:styleId="mw-headline">
    <w:name w:val="mw-headline"/>
    <w:rsid w:val="009E1F9B"/>
  </w:style>
  <w:style w:type="character" w:styleId="Rimandocommento">
    <w:name w:val="annotation reference"/>
    <w:uiPriority w:val="99"/>
    <w:rsid w:val="0058361E"/>
    <w:rPr>
      <w:sz w:val="16"/>
      <w:szCs w:val="16"/>
    </w:rPr>
  </w:style>
  <w:style w:type="character" w:customStyle="1" w:styleId="Titolo8Carattere">
    <w:name w:val="Titolo 8 Carattere"/>
    <w:link w:val="Titolo8"/>
    <w:uiPriority w:val="9"/>
    <w:semiHidden/>
    <w:rsid w:val="000406C4"/>
    <w:rPr>
      <w:rFonts w:ascii="Calibri" w:hAnsi="Calibri"/>
      <w:i/>
      <w:iCs/>
      <w:sz w:val="24"/>
      <w:szCs w:val="24"/>
      <w:lang w:val="en-US" w:eastAsia="en-US"/>
    </w:rPr>
  </w:style>
  <w:style w:type="character" w:customStyle="1" w:styleId="Titolo9Carattere">
    <w:name w:val="Titolo 9 Carattere"/>
    <w:link w:val="Titolo9"/>
    <w:uiPriority w:val="9"/>
    <w:semiHidden/>
    <w:rsid w:val="000406C4"/>
    <w:rPr>
      <w:rFonts w:ascii="Cambria" w:hAnsi="Cambria"/>
      <w:sz w:val="22"/>
      <w:szCs w:val="22"/>
      <w:lang w:val="en-US" w:eastAsia="en-US"/>
    </w:rPr>
  </w:style>
  <w:style w:type="paragraph" w:customStyle="1" w:styleId="Textbody">
    <w:name w:val="Text body"/>
    <w:basedOn w:val="Normale"/>
    <w:rsid w:val="00745400"/>
    <w:pPr>
      <w:widowControl w:val="0"/>
      <w:autoSpaceDN w:val="0"/>
      <w:spacing w:after="120"/>
      <w:textAlignment w:val="baseline"/>
    </w:pPr>
    <w:rPr>
      <w:rFonts w:eastAsia="Andale Sans UI" w:cs="Tahoma"/>
      <w:kern w:val="3"/>
      <w:lang w:val="de-DE" w:eastAsia="ja-JP" w:bidi="fa-IR"/>
    </w:rPr>
  </w:style>
  <w:style w:type="paragraph" w:customStyle="1" w:styleId="Normale1">
    <w:name w:val="Normale1"/>
    <w:rsid w:val="00745400"/>
    <w:pPr>
      <w:autoSpaceDN w:val="0"/>
    </w:pPr>
    <w:rPr>
      <w:rFonts w:eastAsia="ヒラギノ角ゴ Pro W3"/>
      <w:color w:val="000000"/>
      <w:sz w:val="24"/>
      <w:lang w:val="en-GB"/>
    </w:rPr>
  </w:style>
  <w:style w:type="paragraph" w:customStyle="1" w:styleId="AOHead1">
    <w:name w:val="AOHead1"/>
    <w:basedOn w:val="Normale"/>
    <w:next w:val="Normale"/>
    <w:link w:val="AOHead1Char"/>
    <w:rsid w:val="00E82E24"/>
    <w:pPr>
      <w:keepNext/>
      <w:numPr>
        <w:numId w:val="3"/>
      </w:numPr>
      <w:suppressAutoHyphens w:val="0"/>
      <w:spacing w:before="240" w:line="260" w:lineRule="atLeast"/>
      <w:jc w:val="both"/>
      <w:outlineLvl w:val="0"/>
    </w:pPr>
    <w:rPr>
      <w:rFonts w:eastAsia="SimSun"/>
      <w:b/>
      <w:caps/>
      <w:kern w:val="28"/>
      <w:sz w:val="22"/>
      <w:szCs w:val="20"/>
      <w:lang w:val="en-GB" w:eastAsia="en-GB"/>
    </w:rPr>
  </w:style>
  <w:style w:type="paragraph" w:customStyle="1" w:styleId="AOHead2">
    <w:name w:val="AOHead2"/>
    <w:basedOn w:val="Normale"/>
    <w:next w:val="Normale"/>
    <w:rsid w:val="00E82E24"/>
    <w:pPr>
      <w:keepNext/>
      <w:numPr>
        <w:ilvl w:val="1"/>
        <w:numId w:val="3"/>
      </w:numPr>
      <w:suppressAutoHyphens w:val="0"/>
      <w:spacing w:before="240" w:line="260" w:lineRule="atLeast"/>
      <w:jc w:val="both"/>
      <w:outlineLvl w:val="1"/>
    </w:pPr>
    <w:rPr>
      <w:rFonts w:eastAsia="SimSun"/>
      <w:b/>
      <w:sz w:val="22"/>
      <w:szCs w:val="20"/>
      <w:lang w:val="en-GB" w:eastAsia="en-GB"/>
    </w:rPr>
  </w:style>
  <w:style w:type="paragraph" w:customStyle="1" w:styleId="AOHead4">
    <w:name w:val="AOHead4"/>
    <w:basedOn w:val="Normale"/>
    <w:next w:val="Normale"/>
    <w:rsid w:val="00E82E24"/>
    <w:pPr>
      <w:numPr>
        <w:ilvl w:val="3"/>
        <w:numId w:val="3"/>
      </w:numPr>
      <w:suppressAutoHyphens w:val="0"/>
      <w:spacing w:before="240" w:line="260" w:lineRule="atLeast"/>
      <w:jc w:val="both"/>
      <w:outlineLvl w:val="3"/>
    </w:pPr>
    <w:rPr>
      <w:rFonts w:eastAsia="SimSun"/>
      <w:sz w:val="22"/>
      <w:szCs w:val="20"/>
      <w:lang w:val="en-GB" w:eastAsia="en-GB"/>
    </w:rPr>
  </w:style>
  <w:style w:type="paragraph" w:customStyle="1" w:styleId="AOHead5">
    <w:name w:val="AOHead5"/>
    <w:basedOn w:val="Normale"/>
    <w:next w:val="Normale"/>
    <w:rsid w:val="00E82E24"/>
    <w:pPr>
      <w:numPr>
        <w:ilvl w:val="4"/>
        <w:numId w:val="3"/>
      </w:numPr>
      <w:suppressAutoHyphens w:val="0"/>
      <w:spacing w:before="240" w:line="260" w:lineRule="atLeast"/>
      <w:jc w:val="both"/>
      <w:outlineLvl w:val="4"/>
    </w:pPr>
    <w:rPr>
      <w:rFonts w:eastAsia="SimSun"/>
      <w:sz w:val="22"/>
      <w:szCs w:val="20"/>
      <w:lang w:val="en-GB" w:eastAsia="en-GB"/>
    </w:rPr>
  </w:style>
  <w:style w:type="paragraph" w:customStyle="1" w:styleId="AOHead6">
    <w:name w:val="AOHead6"/>
    <w:basedOn w:val="Normale"/>
    <w:next w:val="Normale"/>
    <w:rsid w:val="00E82E24"/>
    <w:pPr>
      <w:numPr>
        <w:ilvl w:val="5"/>
        <w:numId w:val="3"/>
      </w:numPr>
      <w:suppressAutoHyphens w:val="0"/>
      <w:spacing w:before="240" w:line="260" w:lineRule="atLeast"/>
      <w:jc w:val="both"/>
      <w:outlineLvl w:val="5"/>
    </w:pPr>
    <w:rPr>
      <w:rFonts w:eastAsia="SimSun"/>
      <w:sz w:val="22"/>
      <w:szCs w:val="20"/>
      <w:lang w:val="en-GB" w:eastAsia="en-GB"/>
    </w:rPr>
  </w:style>
  <w:style w:type="paragraph" w:customStyle="1" w:styleId="AODocTxt">
    <w:name w:val="AODocTxt"/>
    <w:basedOn w:val="Normale"/>
    <w:link w:val="AODocTxtChar"/>
    <w:rsid w:val="00E82E24"/>
    <w:pPr>
      <w:numPr>
        <w:numId w:val="4"/>
      </w:numPr>
      <w:suppressAutoHyphens w:val="0"/>
      <w:spacing w:before="240" w:line="260" w:lineRule="atLeast"/>
      <w:jc w:val="both"/>
    </w:pPr>
    <w:rPr>
      <w:rFonts w:eastAsia="SimSun"/>
      <w:sz w:val="22"/>
      <w:szCs w:val="20"/>
      <w:lang w:val="en-GB" w:eastAsia="en-GB"/>
    </w:rPr>
  </w:style>
  <w:style w:type="paragraph" w:customStyle="1" w:styleId="AODocTxtL1">
    <w:name w:val="AODocTxtL1"/>
    <w:basedOn w:val="AODocTxt"/>
    <w:rsid w:val="00E82E24"/>
    <w:pPr>
      <w:numPr>
        <w:ilvl w:val="1"/>
      </w:numPr>
      <w:tabs>
        <w:tab w:val="num" w:pos="360"/>
        <w:tab w:val="num" w:pos="720"/>
      </w:tabs>
      <w:ind w:left="720" w:hanging="720"/>
    </w:pPr>
  </w:style>
  <w:style w:type="paragraph" w:customStyle="1" w:styleId="AONormal">
    <w:name w:val="AONormal"/>
    <w:link w:val="AONormalChar1"/>
    <w:rsid w:val="00E82E24"/>
    <w:pPr>
      <w:spacing w:line="260" w:lineRule="atLeast"/>
    </w:pPr>
    <w:rPr>
      <w:rFonts w:eastAsia="SimSun"/>
      <w:sz w:val="22"/>
      <w:szCs w:val="22"/>
      <w:lang w:val="en-GB" w:eastAsia="en-US"/>
    </w:rPr>
  </w:style>
  <w:style w:type="character" w:customStyle="1" w:styleId="AONormalChar1">
    <w:name w:val="AONormal Char1"/>
    <w:link w:val="AONormal"/>
    <w:rsid w:val="00E82E24"/>
    <w:rPr>
      <w:rFonts w:eastAsia="SimSun"/>
      <w:sz w:val="22"/>
      <w:szCs w:val="22"/>
      <w:lang w:val="en-GB" w:eastAsia="en-US"/>
    </w:rPr>
  </w:style>
  <w:style w:type="paragraph" w:customStyle="1" w:styleId="AO1">
    <w:name w:val="AO(1)"/>
    <w:basedOn w:val="Normale"/>
    <w:next w:val="AODocTxt"/>
    <w:rsid w:val="00E82E24"/>
    <w:pPr>
      <w:numPr>
        <w:numId w:val="5"/>
      </w:numPr>
      <w:suppressAutoHyphens w:val="0"/>
      <w:spacing w:before="240" w:line="260" w:lineRule="atLeast"/>
    </w:pPr>
    <w:rPr>
      <w:rFonts w:eastAsia="SimSun"/>
      <w:sz w:val="22"/>
      <w:szCs w:val="22"/>
      <w:lang w:val="en-GB" w:eastAsia="en-US"/>
    </w:rPr>
  </w:style>
  <w:style w:type="character" w:customStyle="1" w:styleId="AODocTxtChar">
    <w:name w:val="AODocTxt Char"/>
    <w:link w:val="AODocTxt"/>
    <w:rsid w:val="00E82E24"/>
    <w:rPr>
      <w:rFonts w:eastAsia="SimSun"/>
      <w:sz w:val="22"/>
      <w:lang w:val="en-GB" w:eastAsia="en-GB"/>
    </w:rPr>
  </w:style>
  <w:style w:type="character" w:customStyle="1" w:styleId="AOHead1Char">
    <w:name w:val="AOHead1 Char"/>
    <w:link w:val="AOHead1"/>
    <w:rsid w:val="00E82E24"/>
    <w:rPr>
      <w:rFonts w:eastAsia="SimSun"/>
      <w:b/>
      <w:caps/>
      <w:kern w:val="28"/>
      <w:sz w:val="22"/>
      <w:lang w:val="en-GB" w:eastAsia="en-GB"/>
    </w:rPr>
  </w:style>
  <w:style w:type="paragraph" w:customStyle="1" w:styleId="AOAltHead3">
    <w:name w:val="AOAltHead3"/>
    <w:basedOn w:val="Normale"/>
    <w:next w:val="AODocTxtL1"/>
    <w:rsid w:val="00E82E24"/>
    <w:pPr>
      <w:numPr>
        <w:ilvl w:val="2"/>
        <w:numId w:val="3"/>
      </w:numPr>
      <w:suppressAutoHyphens w:val="0"/>
      <w:spacing w:before="240" w:line="260" w:lineRule="atLeast"/>
      <w:outlineLvl w:val="2"/>
    </w:pPr>
    <w:rPr>
      <w:rFonts w:eastAsia="SimSun"/>
      <w:sz w:val="22"/>
      <w:szCs w:val="22"/>
      <w:lang w:val="en-GB" w:eastAsia="en-US"/>
    </w:rPr>
  </w:style>
  <w:style w:type="paragraph" w:customStyle="1" w:styleId="Rientrocorpodeltesto21">
    <w:name w:val="Rientro corpo del testo 21"/>
    <w:basedOn w:val="Normale"/>
    <w:rsid w:val="00877256"/>
    <w:pPr>
      <w:spacing w:after="120" w:line="480" w:lineRule="auto"/>
      <w:ind w:left="283"/>
    </w:pPr>
    <w:rPr>
      <w:rFonts w:ascii="Arial" w:hAnsi="Arial" w:cs="Arial"/>
      <w:sz w:val="20"/>
      <w:szCs w:val="20"/>
    </w:rPr>
  </w:style>
  <w:style w:type="paragraph" w:customStyle="1" w:styleId="Contratto">
    <w:name w:val="Contratto"/>
    <w:basedOn w:val="Normale"/>
    <w:uiPriority w:val="99"/>
    <w:rsid w:val="00704256"/>
    <w:pPr>
      <w:widowControl w:val="0"/>
      <w:numPr>
        <w:numId w:val="9"/>
      </w:numPr>
      <w:suppressAutoHyphens w:val="0"/>
      <w:spacing w:line="360" w:lineRule="auto"/>
      <w:ind w:right="-2"/>
      <w:jc w:val="both"/>
    </w:pPr>
    <w:rPr>
      <w:lang w:eastAsia="it-IT"/>
    </w:rPr>
  </w:style>
  <w:style w:type="paragraph" w:styleId="Revisione">
    <w:name w:val="Revision"/>
    <w:hidden/>
    <w:uiPriority w:val="99"/>
    <w:semiHidden/>
    <w:rsid w:val="00704256"/>
  </w:style>
  <w:style w:type="character" w:customStyle="1" w:styleId="fontstyle01">
    <w:name w:val="fontstyle01"/>
    <w:basedOn w:val="Carpredefinitoparagrafo"/>
    <w:rsid w:val="00FB20C3"/>
    <w:rPr>
      <w:rFonts w:ascii="Calibri" w:hAnsi="Calibri" w:cs="Calibri" w:hint="default"/>
      <w:b w:val="0"/>
      <w:bCs w:val="0"/>
      <w:i/>
      <w:iCs/>
      <w:color w:val="1F497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53818">
      <w:bodyDiv w:val="1"/>
      <w:marLeft w:val="0"/>
      <w:marRight w:val="0"/>
      <w:marTop w:val="0"/>
      <w:marBottom w:val="0"/>
      <w:divBdr>
        <w:top w:val="none" w:sz="0" w:space="0" w:color="auto"/>
        <w:left w:val="none" w:sz="0" w:space="0" w:color="auto"/>
        <w:bottom w:val="none" w:sz="0" w:space="0" w:color="auto"/>
        <w:right w:val="none" w:sz="0" w:space="0" w:color="auto"/>
      </w:divBdr>
    </w:div>
    <w:div w:id="301691252">
      <w:bodyDiv w:val="1"/>
      <w:marLeft w:val="0"/>
      <w:marRight w:val="0"/>
      <w:marTop w:val="0"/>
      <w:marBottom w:val="0"/>
      <w:divBdr>
        <w:top w:val="none" w:sz="0" w:space="0" w:color="auto"/>
        <w:left w:val="none" w:sz="0" w:space="0" w:color="auto"/>
        <w:bottom w:val="none" w:sz="0" w:space="0" w:color="auto"/>
        <w:right w:val="none" w:sz="0" w:space="0" w:color="auto"/>
      </w:divBdr>
    </w:div>
    <w:div w:id="309216866">
      <w:bodyDiv w:val="1"/>
      <w:marLeft w:val="0"/>
      <w:marRight w:val="0"/>
      <w:marTop w:val="0"/>
      <w:marBottom w:val="0"/>
      <w:divBdr>
        <w:top w:val="none" w:sz="0" w:space="0" w:color="auto"/>
        <w:left w:val="none" w:sz="0" w:space="0" w:color="auto"/>
        <w:bottom w:val="none" w:sz="0" w:space="0" w:color="auto"/>
        <w:right w:val="none" w:sz="0" w:space="0" w:color="auto"/>
      </w:divBdr>
    </w:div>
    <w:div w:id="329408080">
      <w:bodyDiv w:val="1"/>
      <w:marLeft w:val="0"/>
      <w:marRight w:val="0"/>
      <w:marTop w:val="0"/>
      <w:marBottom w:val="0"/>
      <w:divBdr>
        <w:top w:val="none" w:sz="0" w:space="0" w:color="auto"/>
        <w:left w:val="none" w:sz="0" w:space="0" w:color="auto"/>
        <w:bottom w:val="none" w:sz="0" w:space="0" w:color="auto"/>
        <w:right w:val="none" w:sz="0" w:space="0" w:color="auto"/>
      </w:divBdr>
    </w:div>
    <w:div w:id="422186479">
      <w:bodyDiv w:val="1"/>
      <w:marLeft w:val="0"/>
      <w:marRight w:val="0"/>
      <w:marTop w:val="0"/>
      <w:marBottom w:val="0"/>
      <w:divBdr>
        <w:top w:val="none" w:sz="0" w:space="0" w:color="auto"/>
        <w:left w:val="none" w:sz="0" w:space="0" w:color="auto"/>
        <w:bottom w:val="none" w:sz="0" w:space="0" w:color="auto"/>
        <w:right w:val="none" w:sz="0" w:space="0" w:color="auto"/>
      </w:divBdr>
    </w:div>
    <w:div w:id="429006487">
      <w:bodyDiv w:val="1"/>
      <w:marLeft w:val="0"/>
      <w:marRight w:val="0"/>
      <w:marTop w:val="0"/>
      <w:marBottom w:val="0"/>
      <w:divBdr>
        <w:top w:val="none" w:sz="0" w:space="0" w:color="auto"/>
        <w:left w:val="none" w:sz="0" w:space="0" w:color="auto"/>
        <w:bottom w:val="none" w:sz="0" w:space="0" w:color="auto"/>
        <w:right w:val="none" w:sz="0" w:space="0" w:color="auto"/>
      </w:divBdr>
    </w:div>
    <w:div w:id="438649946">
      <w:bodyDiv w:val="1"/>
      <w:marLeft w:val="0"/>
      <w:marRight w:val="0"/>
      <w:marTop w:val="0"/>
      <w:marBottom w:val="0"/>
      <w:divBdr>
        <w:top w:val="none" w:sz="0" w:space="0" w:color="auto"/>
        <w:left w:val="none" w:sz="0" w:space="0" w:color="auto"/>
        <w:bottom w:val="none" w:sz="0" w:space="0" w:color="auto"/>
        <w:right w:val="none" w:sz="0" w:space="0" w:color="auto"/>
      </w:divBdr>
    </w:div>
    <w:div w:id="461464778">
      <w:bodyDiv w:val="1"/>
      <w:marLeft w:val="0"/>
      <w:marRight w:val="0"/>
      <w:marTop w:val="0"/>
      <w:marBottom w:val="0"/>
      <w:divBdr>
        <w:top w:val="none" w:sz="0" w:space="0" w:color="auto"/>
        <w:left w:val="none" w:sz="0" w:space="0" w:color="auto"/>
        <w:bottom w:val="none" w:sz="0" w:space="0" w:color="auto"/>
        <w:right w:val="none" w:sz="0" w:space="0" w:color="auto"/>
      </w:divBdr>
    </w:div>
    <w:div w:id="489367853">
      <w:bodyDiv w:val="1"/>
      <w:marLeft w:val="0"/>
      <w:marRight w:val="0"/>
      <w:marTop w:val="0"/>
      <w:marBottom w:val="0"/>
      <w:divBdr>
        <w:top w:val="none" w:sz="0" w:space="0" w:color="auto"/>
        <w:left w:val="none" w:sz="0" w:space="0" w:color="auto"/>
        <w:bottom w:val="none" w:sz="0" w:space="0" w:color="auto"/>
        <w:right w:val="none" w:sz="0" w:space="0" w:color="auto"/>
      </w:divBdr>
    </w:div>
    <w:div w:id="550464518">
      <w:bodyDiv w:val="1"/>
      <w:marLeft w:val="0"/>
      <w:marRight w:val="0"/>
      <w:marTop w:val="0"/>
      <w:marBottom w:val="0"/>
      <w:divBdr>
        <w:top w:val="none" w:sz="0" w:space="0" w:color="auto"/>
        <w:left w:val="none" w:sz="0" w:space="0" w:color="auto"/>
        <w:bottom w:val="none" w:sz="0" w:space="0" w:color="auto"/>
        <w:right w:val="none" w:sz="0" w:space="0" w:color="auto"/>
      </w:divBdr>
    </w:div>
    <w:div w:id="612904514">
      <w:bodyDiv w:val="1"/>
      <w:marLeft w:val="0"/>
      <w:marRight w:val="0"/>
      <w:marTop w:val="0"/>
      <w:marBottom w:val="0"/>
      <w:divBdr>
        <w:top w:val="none" w:sz="0" w:space="0" w:color="auto"/>
        <w:left w:val="none" w:sz="0" w:space="0" w:color="auto"/>
        <w:bottom w:val="none" w:sz="0" w:space="0" w:color="auto"/>
        <w:right w:val="none" w:sz="0" w:space="0" w:color="auto"/>
      </w:divBdr>
    </w:div>
    <w:div w:id="643316402">
      <w:bodyDiv w:val="1"/>
      <w:marLeft w:val="0"/>
      <w:marRight w:val="0"/>
      <w:marTop w:val="0"/>
      <w:marBottom w:val="0"/>
      <w:divBdr>
        <w:top w:val="none" w:sz="0" w:space="0" w:color="auto"/>
        <w:left w:val="none" w:sz="0" w:space="0" w:color="auto"/>
        <w:bottom w:val="none" w:sz="0" w:space="0" w:color="auto"/>
        <w:right w:val="none" w:sz="0" w:space="0" w:color="auto"/>
      </w:divBdr>
    </w:div>
    <w:div w:id="777332119">
      <w:bodyDiv w:val="1"/>
      <w:marLeft w:val="0"/>
      <w:marRight w:val="0"/>
      <w:marTop w:val="0"/>
      <w:marBottom w:val="0"/>
      <w:divBdr>
        <w:top w:val="none" w:sz="0" w:space="0" w:color="auto"/>
        <w:left w:val="none" w:sz="0" w:space="0" w:color="auto"/>
        <w:bottom w:val="none" w:sz="0" w:space="0" w:color="auto"/>
        <w:right w:val="none" w:sz="0" w:space="0" w:color="auto"/>
      </w:divBdr>
    </w:div>
    <w:div w:id="834036005">
      <w:bodyDiv w:val="1"/>
      <w:marLeft w:val="0"/>
      <w:marRight w:val="0"/>
      <w:marTop w:val="0"/>
      <w:marBottom w:val="0"/>
      <w:divBdr>
        <w:top w:val="none" w:sz="0" w:space="0" w:color="auto"/>
        <w:left w:val="none" w:sz="0" w:space="0" w:color="auto"/>
        <w:bottom w:val="none" w:sz="0" w:space="0" w:color="auto"/>
        <w:right w:val="none" w:sz="0" w:space="0" w:color="auto"/>
      </w:divBdr>
    </w:div>
    <w:div w:id="893659105">
      <w:bodyDiv w:val="1"/>
      <w:marLeft w:val="0"/>
      <w:marRight w:val="0"/>
      <w:marTop w:val="0"/>
      <w:marBottom w:val="0"/>
      <w:divBdr>
        <w:top w:val="none" w:sz="0" w:space="0" w:color="auto"/>
        <w:left w:val="none" w:sz="0" w:space="0" w:color="auto"/>
        <w:bottom w:val="none" w:sz="0" w:space="0" w:color="auto"/>
        <w:right w:val="none" w:sz="0" w:space="0" w:color="auto"/>
      </w:divBdr>
    </w:div>
    <w:div w:id="940986493">
      <w:bodyDiv w:val="1"/>
      <w:marLeft w:val="0"/>
      <w:marRight w:val="0"/>
      <w:marTop w:val="0"/>
      <w:marBottom w:val="0"/>
      <w:divBdr>
        <w:top w:val="none" w:sz="0" w:space="0" w:color="auto"/>
        <w:left w:val="none" w:sz="0" w:space="0" w:color="auto"/>
        <w:bottom w:val="none" w:sz="0" w:space="0" w:color="auto"/>
        <w:right w:val="none" w:sz="0" w:space="0" w:color="auto"/>
      </w:divBdr>
    </w:div>
    <w:div w:id="1130049162">
      <w:bodyDiv w:val="1"/>
      <w:marLeft w:val="0"/>
      <w:marRight w:val="0"/>
      <w:marTop w:val="0"/>
      <w:marBottom w:val="0"/>
      <w:divBdr>
        <w:top w:val="none" w:sz="0" w:space="0" w:color="auto"/>
        <w:left w:val="none" w:sz="0" w:space="0" w:color="auto"/>
        <w:bottom w:val="none" w:sz="0" w:space="0" w:color="auto"/>
        <w:right w:val="none" w:sz="0" w:space="0" w:color="auto"/>
      </w:divBdr>
    </w:div>
    <w:div w:id="1150517093">
      <w:bodyDiv w:val="1"/>
      <w:marLeft w:val="0"/>
      <w:marRight w:val="0"/>
      <w:marTop w:val="0"/>
      <w:marBottom w:val="0"/>
      <w:divBdr>
        <w:top w:val="none" w:sz="0" w:space="0" w:color="auto"/>
        <w:left w:val="none" w:sz="0" w:space="0" w:color="auto"/>
        <w:bottom w:val="none" w:sz="0" w:space="0" w:color="auto"/>
        <w:right w:val="none" w:sz="0" w:space="0" w:color="auto"/>
      </w:divBdr>
    </w:div>
    <w:div w:id="1181317042">
      <w:bodyDiv w:val="1"/>
      <w:marLeft w:val="0"/>
      <w:marRight w:val="0"/>
      <w:marTop w:val="0"/>
      <w:marBottom w:val="0"/>
      <w:divBdr>
        <w:top w:val="none" w:sz="0" w:space="0" w:color="auto"/>
        <w:left w:val="none" w:sz="0" w:space="0" w:color="auto"/>
        <w:bottom w:val="none" w:sz="0" w:space="0" w:color="auto"/>
        <w:right w:val="none" w:sz="0" w:space="0" w:color="auto"/>
      </w:divBdr>
    </w:div>
    <w:div w:id="1371800710">
      <w:bodyDiv w:val="1"/>
      <w:marLeft w:val="0"/>
      <w:marRight w:val="0"/>
      <w:marTop w:val="0"/>
      <w:marBottom w:val="0"/>
      <w:divBdr>
        <w:top w:val="none" w:sz="0" w:space="0" w:color="auto"/>
        <w:left w:val="none" w:sz="0" w:space="0" w:color="auto"/>
        <w:bottom w:val="none" w:sz="0" w:space="0" w:color="auto"/>
        <w:right w:val="none" w:sz="0" w:space="0" w:color="auto"/>
      </w:divBdr>
    </w:div>
    <w:div w:id="1456363920">
      <w:bodyDiv w:val="1"/>
      <w:marLeft w:val="0"/>
      <w:marRight w:val="0"/>
      <w:marTop w:val="0"/>
      <w:marBottom w:val="0"/>
      <w:divBdr>
        <w:top w:val="none" w:sz="0" w:space="0" w:color="auto"/>
        <w:left w:val="none" w:sz="0" w:space="0" w:color="auto"/>
        <w:bottom w:val="none" w:sz="0" w:space="0" w:color="auto"/>
        <w:right w:val="none" w:sz="0" w:space="0" w:color="auto"/>
      </w:divBdr>
    </w:div>
    <w:div w:id="1460489535">
      <w:bodyDiv w:val="1"/>
      <w:marLeft w:val="0"/>
      <w:marRight w:val="0"/>
      <w:marTop w:val="0"/>
      <w:marBottom w:val="0"/>
      <w:divBdr>
        <w:top w:val="none" w:sz="0" w:space="0" w:color="auto"/>
        <w:left w:val="none" w:sz="0" w:space="0" w:color="auto"/>
        <w:bottom w:val="none" w:sz="0" w:space="0" w:color="auto"/>
        <w:right w:val="none" w:sz="0" w:space="0" w:color="auto"/>
      </w:divBdr>
    </w:div>
    <w:div w:id="1510171970">
      <w:bodyDiv w:val="1"/>
      <w:marLeft w:val="0"/>
      <w:marRight w:val="0"/>
      <w:marTop w:val="0"/>
      <w:marBottom w:val="0"/>
      <w:divBdr>
        <w:top w:val="none" w:sz="0" w:space="0" w:color="auto"/>
        <w:left w:val="none" w:sz="0" w:space="0" w:color="auto"/>
        <w:bottom w:val="none" w:sz="0" w:space="0" w:color="auto"/>
        <w:right w:val="none" w:sz="0" w:space="0" w:color="auto"/>
      </w:divBdr>
    </w:div>
    <w:div w:id="1534226330">
      <w:bodyDiv w:val="1"/>
      <w:marLeft w:val="0"/>
      <w:marRight w:val="0"/>
      <w:marTop w:val="0"/>
      <w:marBottom w:val="0"/>
      <w:divBdr>
        <w:top w:val="none" w:sz="0" w:space="0" w:color="auto"/>
        <w:left w:val="none" w:sz="0" w:space="0" w:color="auto"/>
        <w:bottom w:val="none" w:sz="0" w:space="0" w:color="auto"/>
        <w:right w:val="none" w:sz="0" w:space="0" w:color="auto"/>
      </w:divBdr>
    </w:div>
    <w:div w:id="1558854316">
      <w:bodyDiv w:val="1"/>
      <w:marLeft w:val="0"/>
      <w:marRight w:val="0"/>
      <w:marTop w:val="0"/>
      <w:marBottom w:val="0"/>
      <w:divBdr>
        <w:top w:val="none" w:sz="0" w:space="0" w:color="auto"/>
        <w:left w:val="none" w:sz="0" w:space="0" w:color="auto"/>
        <w:bottom w:val="none" w:sz="0" w:space="0" w:color="auto"/>
        <w:right w:val="none" w:sz="0" w:space="0" w:color="auto"/>
      </w:divBdr>
    </w:div>
    <w:div w:id="1626540490">
      <w:bodyDiv w:val="1"/>
      <w:marLeft w:val="0"/>
      <w:marRight w:val="0"/>
      <w:marTop w:val="0"/>
      <w:marBottom w:val="0"/>
      <w:divBdr>
        <w:top w:val="none" w:sz="0" w:space="0" w:color="auto"/>
        <w:left w:val="none" w:sz="0" w:space="0" w:color="auto"/>
        <w:bottom w:val="none" w:sz="0" w:space="0" w:color="auto"/>
        <w:right w:val="none" w:sz="0" w:space="0" w:color="auto"/>
      </w:divBdr>
    </w:div>
    <w:div w:id="1661732004">
      <w:bodyDiv w:val="1"/>
      <w:marLeft w:val="0"/>
      <w:marRight w:val="0"/>
      <w:marTop w:val="0"/>
      <w:marBottom w:val="0"/>
      <w:divBdr>
        <w:top w:val="none" w:sz="0" w:space="0" w:color="auto"/>
        <w:left w:val="none" w:sz="0" w:space="0" w:color="auto"/>
        <w:bottom w:val="none" w:sz="0" w:space="0" w:color="auto"/>
        <w:right w:val="none" w:sz="0" w:space="0" w:color="auto"/>
      </w:divBdr>
    </w:div>
    <w:div w:id="1685669936">
      <w:bodyDiv w:val="1"/>
      <w:marLeft w:val="0"/>
      <w:marRight w:val="0"/>
      <w:marTop w:val="0"/>
      <w:marBottom w:val="0"/>
      <w:divBdr>
        <w:top w:val="none" w:sz="0" w:space="0" w:color="auto"/>
        <w:left w:val="none" w:sz="0" w:space="0" w:color="auto"/>
        <w:bottom w:val="none" w:sz="0" w:space="0" w:color="auto"/>
        <w:right w:val="none" w:sz="0" w:space="0" w:color="auto"/>
      </w:divBdr>
    </w:div>
    <w:div w:id="1689595700">
      <w:bodyDiv w:val="1"/>
      <w:marLeft w:val="0"/>
      <w:marRight w:val="0"/>
      <w:marTop w:val="0"/>
      <w:marBottom w:val="0"/>
      <w:divBdr>
        <w:top w:val="none" w:sz="0" w:space="0" w:color="auto"/>
        <w:left w:val="none" w:sz="0" w:space="0" w:color="auto"/>
        <w:bottom w:val="none" w:sz="0" w:space="0" w:color="auto"/>
        <w:right w:val="none" w:sz="0" w:space="0" w:color="auto"/>
      </w:divBdr>
    </w:div>
    <w:div w:id="1724987132">
      <w:bodyDiv w:val="1"/>
      <w:marLeft w:val="0"/>
      <w:marRight w:val="0"/>
      <w:marTop w:val="0"/>
      <w:marBottom w:val="0"/>
      <w:divBdr>
        <w:top w:val="none" w:sz="0" w:space="0" w:color="auto"/>
        <w:left w:val="none" w:sz="0" w:space="0" w:color="auto"/>
        <w:bottom w:val="none" w:sz="0" w:space="0" w:color="auto"/>
        <w:right w:val="none" w:sz="0" w:space="0" w:color="auto"/>
      </w:divBdr>
    </w:div>
    <w:div w:id="1749687136">
      <w:bodyDiv w:val="1"/>
      <w:marLeft w:val="0"/>
      <w:marRight w:val="0"/>
      <w:marTop w:val="0"/>
      <w:marBottom w:val="0"/>
      <w:divBdr>
        <w:top w:val="none" w:sz="0" w:space="0" w:color="auto"/>
        <w:left w:val="none" w:sz="0" w:space="0" w:color="auto"/>
        <w:bottom w:val="none" w:sz="0" w:space="0" w:color="auto"/>
        <w:right w:val="none" w:sz="0" w:space="0" w:color="auto"/>
      </w:divBdr>
    </w:div>
    <w:div w:id="1769307565">
      <w:bodyDiv w:val="1"/>
      <w:marLeft w:val="0"/>
      <w:marRight w:val="0"/>
      <w:marTop w:val="0"/>
      <w:marBottom w:val="0"/>
      <w:divBdr>
        <w:top w:val="none" w:sz="0" w:space="0" w:color="auto"/>
        <w:left w:val="none" w:sz="0" w:space="0" w:color="auto"/>
        <w:bottom w:val="none" w:sz="0" w:space="0" w:color="auto"/>
        <w:right w:val="none" w:sz="0" w:space="0" w:color="auto"/>
      </w:divBdr>
    </w:div>
    <w:div w:id="1815218495">
      <w:bodyDiv w:val="1"/>
      <w:marLeft w:val="0"/>
      <w:marRight w:val="0"/>
      <w:marTop w:val="0"/>
      <w:marBottom w:val="0"/>
      <w:divBdr>
        <w:top w:val="none" w:sz="0" w:space="0" w:color="auto"/>
        <w:left w:val="none" w:sz="0" w:space="0" w:color="auto"/>
        <w:bottom w:val="none" w:sz="0" w:space="0" w:color="auto"/>
        <w:right w:val="none" w:sz="0" w:space="0" w:color="auto"/>
      </w:divBdr>
    </w:div>
    <w:div w:id="1887520927">
      <w:bodyDiv w:val="1"/>
      <w:marLeft w:val="0"/>
      <w:marRight w:val="0"/>
      <w:marTop w:val="0"/>
      <w:marBottom w:val="0"/>
      <w:divBdr>
        <w:top w:val="none" w:sz="0" w:space="0" w:color="auto"/>
        <w:left w:val="none" w:sz="0" w:space="0" w:color="auto"/>
        <w:bottom w:val="none" w:sz="0" w:space="0" w:color="auto"/>
        <w:right w:val="none" w:sz="0" w:space="0" w:color="auto"/>
      </w:divBdr>
    </w:div>
    <w:div w:id="1917519337">
      <w:bodyDiv w:val="1"/>
      <w:marLeft w:val="0"/>
      <w:marRight w:val="0"/>
      <w:marTop w:val="0"/>
      <w:marBottom w:val="0"/>
      <w:divBdr>
        <w:top w:val="none" w:sz="0" w:space="0" w:color="auto"/>
        <w:left w:val="none" w:sz="0" w:space="0" w:color="auto"/>
        <w:bottom w:val="none" w:sz="0" w:space="0" w:color="auto"/>
        <w:right w:val="none" w:sz="0" w:space="0" w:color="auto"/>
      </w:divBdr>
    </w:div>
    <w:div w:id="1944338994">
      <w:bodyDiv w:val="1"/>
      <w:marLeft w:val="0"/>
      <w:marRight w:val="0"/>
      <w:marTop w:val="0"/>
      <w:marBottom w:val="0"/>
      <w:divBdr>
        <w:top w:val="none" w:sz="0" w:space="0" w:color="auto"/>
        <w:left w:val="none" w:sz="0" w:space="0" w:color="auto"/>
        <w:bottom w:val="none" w:sz="0" w:space="0" w:color="auto"/>
        <w:right w:val="none" w:sz="0" w:space="0" w:color="auto"/>
      </w:divBdr>
    </w:div>
    <w:div w:id="1973050166">
      <w:bodyDiv w:val="1"/>
      <w:marLeft w:val="0"/>
      <w:marRight w:val="0"/>
      <w:marTop w:val="0"/>
      <w:marBottom w:val="0"/>
      <w:divBdr>
        <w:top w:val="none" w:sz="0" w:space="0" w:color="auto"/>
        <w:left w:val="none" w:sz="0" w:space="0" w:color="auto"/>
        <w:bottom w:val="none" w:sz="0" w:space="0" w:color="auto"/>
        <w:right w:val="none" w:sz="0" w:space="0" w:color="auto"/>
      </w:divBdr>
    </w:div>
    <w:div w:id="203044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espacecinema1@legalmail.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8BDF3-6263-4283-87A8-C6C587CE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7548</Words>
  <Characters>43030</Characters>
  <Application>Microsoft Office Word</Application>
  <DocSecurity>4</DocSecurity>
  <Lines>358</Lines>
  <Paragraphs>100</Paragraphs>
  <ScaleCrop>false</ScaleCrop>
  <HeadingPairs>
    <vt:vector size="2" baseType="variant">
      <vt:variant>
        <vt:lpstr>Titolo</vt:lpstr>
      </vt:variant>
      <vt:variant>
        <vt:i4>1</vt:i4>
      </vt:variant>
    </vt:vector>
  </HeadingPairs>
  <TitlesOfParts>
    <vt:vector size="1" baseType="lpstr">
      <vt:lpstr>September 2, 2010</vt:lpstr>
    </vt:vector>
  </TitlesOfParts>
  <Company>FABRICA</Company>
  <LinksUpToDate>false</LinksUpToDate>
  <CharactersWithSpaces>50478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2, 2010</dc:title>
  <dc:creator>Michela</dc:creator>
  <cp:lastModifiedBy>Davide Milizia</cp:lastModifiedBy>
  <cp:revision>2</cp:revision>
  <cp:lastPrinted>2021-12-03T09:56:00Z</cp:lastPrinted>
  <dcterms:created xsi:type="dcterms:W3CDTF">2026-10-16T12:08:00Z</dcterms:created>
  <dcterms:modified xsi:type="dcterms:W3CDTF">2026-10-16T12:08:00Z</dcterms:modified>
</cp:coreProperties>
</file>